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93A654" w14:textId="04FC18F7" w:rsidR="00663EF8" w:rsidRDefault="00663EF8" w:rsidP="00663EF8">
      <w:pPr>
        <w:jc w:val="center"/>
        <w:rPr>
          <w:b/>
          <w:bCs/>
          <w:sz w:val="28"/>
          <w:szCs w:val="28"/>
        </w:rPr>
      </w:pPr>
      <w:r w:rsidRPr="00F54656">
        <w:rPr>
          <w:rFonts w:hint="eastAsia"/>
          <w:b/>
          <w:bCs/>
          <w:sz w:val="28"/>
          <w:szCs w:val="28"/>
        </w:rPr>
        <w:t>大谷研究室進化計算コンペティション</w:t>
      </w:r>
      <w:r w:rsidR="009D5ABC">
        <w:rPr>
          <w:rFonts w:hint="eastAsia"/>
          <w:b/>
          <w:bCs/>
          <w:sz w:val="28"/>
          <w:szCs w:val="28"/>
        </w:rPr>
        <w:t>2026</w:t>
      </w:r>
    </w:p>
    <w:p w14:paraId="63973AE0" w14:textId="77777777" w:rsidR="00FA499E" w:rsidRPr="007C3750" w:rsidRDefault="00663EF8" w:rsidP="00F82BBC">
      <w:pPr>
        <w:pStyle w:val="a9"/>
        <w:numPr>
          <w:ilvl w:val="0"/>
          <w:numId w:val="1"/>
        </w:numPr>
        <w:jc w:val="both"/>
        <w:rPr>
          <w:rFonts w:asciiTheme="minorEastAsia" w:eastAsiaTheme="minorEastAsia" w:hAnsiTheme="minorEastAsia"/>
          <w:b/>
          <w:bCs/>
          <w:sz w:val="21"/>
          <w:szCs w:val="21"/>
        </w:rPr>
      </w:pPr>
      <w:r w:rsidRPr="007C3750">
        <w:rPr>
          <w:rFonts w:asciiTheme="minorEastAsia" w:eastAsiaTheme="minorEastAsia" w:hAnsiTheme="minorEastAsia" w:hint="eastAsia"/>
          <w:b/>
          <w:bCs/>
          <w:sz w:val="21"/>
          <w:szCs w:val="21"/>
        </w:rPr>
        <w:t>コンペの概要</w:t>
      </w:r>
    </w:p>
    <w:p w14:paraId="47254321" w14:textId="38A53485" w:rsidR="00CC0B03" w:rsidRPr="003F7FE2" w:rsidRDefault="00937445" w:rsidP="00F82BBC">
      <w:pPr>
        <w:ind w:firstLineChars="100" w:firstLine="210"/>
        <w:jc w:val="both"/>
        <w:rPr>
          <w:rFonts w:asciiTheme="minorEastAsia" w:eastAsiaTheme="minorEastAsia" w:hAnsiTheme="minorEastAsia"/>
          <w:b/>
          <w:bCs/>
          <w:sz w:val="21"/>
          <w:szCs w:val="21"/>
        </w:rPr>
      </w:pPr>
      <w:r w:rsidRPr="003F7FE2">
        <w:rPr>
          <w:rFonts w:asciiTheme="minorEastAsia" w:eastAsiaTheme="minorEastAsia" w:hAnsiTheme="minorEastAsia" w:hint="eastAsia"/>
          <w:sz w:val="21"/>
          <w:szCs w:val="21"/>
        </w:rPr>
        <w:t>オリエンテーリングの</w:t>
      </w:r>
      <w:r w:rsidR="00FA499E" w:rsidRPr="003F7FE2">
        <w:rPr>
          <w:rFonts w:asciiTheme="minorEastAsia" w:eastAsiaTheme="minorEastAsia" w:hAnsiTheme="minorEastAsia" w:hint="eastAsia"/>
          <w:sz w:val="21"/>
          <w:szCs w:val="21"/>
        </w:rPr>
        <w:t>コントロール</w:t>
      </w:r>
      <w:r w:rsidRPr="003F7FE2">
        <w:rPr>
          <w:rFonts w:asciiTheme="minorEastAsia" w:eastAsiaTheme="minorEastAsia" w:hAnsiTheme="minorEastAsia" w:hint="eastAsia"/>
          <w:sz w:val="21"/>
          <w:szCs w:val="21"/>
        </w:rPr>
        <w:t>選定問題を</w:t>
      </w:r>
      <w:r w:rsidR="00CC0B03" w:rsidRPr="003F7FE2">
        <w:rPr>
          <w:rFonts w:asciiTheme="minorEastAsia" w:eastAsiaTheme="minorEastAsia" w:hAnsiTheme="minorEastAsia" w:cs="Times New Roman" w:hint="eastAsia"/>
          <w:sz w:val="21"/>
          <w:szCs w:val="21"/>
        </w:rPr>
        <w:t>進化計算アルゴリズムにより解くプログラムを作成し</w:t>
      </w:r>
      <w:r w:rsidR="00D41D62">
        <w:rPr>
          <w:rFonts w:asciiTheme="minorEastAsia" w:eastAsiaTheme="minorEastAsia" w:hAnsiTheme="minorEastAsia" w:cs="Times New Roman" w:hint="eastAsia"/>
          <w:sz w:val="21"/>
          <w:szCs w:val="21"/>
        </w:rPr>
        <w:t>，</w:t>
      </w:r>
      <w:r w:rsidR="00CC0B03" w:rsidRPr="003F7FE2">
        <w:rPr>
          <w:rFonts w:asciiTheme="minorEastAsia" w:eastAsiaTheme="minorEastAsia" w:hAnsiTheme="minorEastAsia" w:cs="Times New Roman" w:hint="eastAsia"/>
          <w:sz w:val="21"/>
          <w:szCs w:val="21"/>
        </w:rPr>
        <w:t>その解の良さと処理時間によりプログラムの質を競う</w:t>
      </w:r>
      <w:r w:rsidR="00D41D62">
        <w:rPr>
          <w:rFonts w:asciiTheme="minorEastAsia" w:eastAsiaTheme="minorEastAsia" w:hAnsiTheme="minorEastAsia" w:cs="Times New Roman" w:hint="eastAsia"/>
          <w:sz w:val="21"/>
          <w:szCs w:val="21"/>
        </w:rPr>
        <w:t>．</w:t>
      </w:r>
      <w:r w:rsidR="00CC0B03" w:rsidRPr="003F7FE2">
        <w:rPr>
          <w:rFonts w:asciiTheme="minorEastAsia" w:eastAsiaTheme="minorEastAsia" w:hAnsiTheme="minorEastAsia" w:cs="Times New Roman" w:hint="eastAsia"/>
          <w:sz w:val="21"/>
          <w:szCs w:val="21"/>
        </w:rPr>
        <w:t>コンペ当日には</w:t>
      </w:r>
      <w:r w:rsidR="00D41D62">
        <w:rPr>
          <w:rFonts w:asciiTheme="minorEastAsia" w:eastAsiaTheme="minorEastAsia" w:hAnsiTheme="minorEastAsia" w:cs="Times New Roman" w:hint="eastAsia"/>
          <w:sz w:val="21"/>
          <w:szCs w:val="21"/>
        </w:rPr>
        <w:t>，</w:t>
      </w:r>
      <w:r w:rsidR="00CC0B03" w:rsidRPr="003F7FE2">
        <w:rPr>
          <w:rFonts w:asciiTheme="minorEastAsia" w:eastAsiaTheme="minorEastAsia" w:hAnsiTheme="minorEastAsia" w:cs="Times New Roman" w:hint="eastAsia"/>
          <w:sz w:val="21"/>
          <w:szCs w:val="21"/>
        </w:rPr>
        <w:t>自分の実装した手法について</w:t>
      </w:r>
      <w:r w:rsidR="00D41D62">
        <w:rPr>
          <w:rFonts w:asciiTheme="minorEastAsia" w:eastAsiaTheme="minorEastAsia" w:hAnsiTheme="minorEastAsia" w:cs="Times New Roman"/>
          <w:sz w:val="21"/>
          <w:szCs w:val="21"/>
        </w:rPr>
        <w:t>4</w:t>
      </w:r>
      <w:r w:rsidR="00CC0B03" w:rsidRPr="003F7FE2">
        <w:rPr>
          <w:rFonts w:asciiTheme="minorEastAsia" w:eastAsiaTheme="minorEastAsia" w:hAnsiTheme="minorEastAsia" w:cs="Times New Roman" w:hint="eastAsia"/>
          <w:sz w:val="21"/>
          <w:szCs w:val="21"/>
        </w:rPr>
        <w:t>分間で発表する．最も質の高いプログラムを作成した者と</w:t>
      </w:r>
      <w:r w:rsidR="00D41D62">
        <w:rPr>
          <w:rFonts w:asciiTheme="minorEastAsia" w:eastAsiaTheme="minorEastAsia" w:hAnsiTheme="minorEastAsia" w:cs="Times New Roman" w:hint="eastAsia"/>
          <w:sz w:val="21"/>
          <w:szCs w:val="21"/>
        </w:rPr>
        <w:t>，</w:t>
      </w:r>
      <w:r w:rsidR="00D87356" w:rsidRPr="003F7FE2">
        <w:rPr>
          <w:rFonts w:asciiTheme="minorEastAsia" w:eastAsiaTheme="minorEastAsia" w:hAnsiTheme="minorEastAsia" w:cs="Times New Roman" w:hint="eastAsia"/>
          <w:sz w:val="21"/>
          <w:szCs w:val="21"/>
        </w:rPr>
        <w:t>最も</w:t>
      </w:r>
      <w:r w:rsidR="00D87356" w:rsidRPr="00C61A5A">
        <w:rPr>
          <w:rFonts w:asciiTheme="minorEastAsia" w:eastAsiaTheme="minorEastAsia" w:hAnsiTheme="minorEastAsia"/>
          <w:sz w:val="21"/>
          <w:szCs w:val="21"/>
        </w:rPr>
        <w:t>論理的かつ分かりやすく</w:t>
      </w:r>
      <w:r w:rsidR="00D87356" w:rsidRPr="00943786">
        <w:rPr>
          <w:rFonts w:asciiTheme="minorEastAsia" w:eastAsiaTheme="minorEastAsia" w:hAnsiTheme="minorEastAsia" w:cs="Times New Roman" w:hint="eastAsia"/>
          <w:sz w:val="21"/>
          <w:szCs w:val="21"/>
        </w:rPr>
        <w:t>プレゼンを行なった</w:t>
      </w:r>
      <w:r w:rsidR="00D87356" w:rsidRPr="003F7FE2">
        <w:rPr>
          <w:rFonts w:asciiTheme="minorEastAsia" w:eastAsiaTheme="minorEastAsia" w:hAnsiTheme="minorEastAsia" w:cs="Times New Roman" w:hint="eastAsia"/>
          <w:sz w:val="21"/>
          <w:szCs w:val="21"/>
        </w:rPr>
        <w:t>者が表彰される</w:t>
      </w:r>
      <w:r w:rsidR="00D87356">
        <w:rPr>
          <w:rFonts w:asciiTheme="minorEastAsia" w:eastAsiaTheme="minorEastAsia" w:hAnsiTheme="minorEastAsia" w:cs="Times New Roman" w:hint="eastAsia"/>
          <w:sz w:val="21"/>
          <w:szCs w:val="21"/>
        </w:rPr>
        <w:t>．</w:t>
      </w:r>
    </w:p>
    <w:p w14:paraId="0547433C" w14:textId="598AF5C8" w:rsidR="00A41407" w:rsidRPr="007C3750" w:rsidRDefault="00663EF8" w:rsidP="009D5ABC">
      <w:pPr>
        <w:pStyle w:val="a9"/>
        <w:numPr>
          <w:ilvl w:val="0"/>
          <w:numId w:val="1"/>
        </w:numPr>
        <w:spacing w:beforeLines="100" w:before="360"/>
        <w:ind w:left="442" w:hanging="442"/>
        <w:jc w:val="both"/>
        <w:rPr>
          <w:rFonts w:asciiTheme="minorEastAsia" w:eastAsiaTheme="minorEastAsia" w:hAnsiTheme="minorEastAsia"/>
          <w:b/>
          <w:bCs/>
          <w:sz w:val="21"/>
          <w:szCs w:val="21"/>
        </w:rPr>
      </w:pPr>
      <w:r w:rsidRPr="007C3750">
        <w:rPr>
          <w:rFonts w:asciiTheme="minorEastAsia" w:eastAsiaTheme="minorEastAsia" w:hAnsiTheme="minorEastAsia" w:hint="eastAsia"/>
          <w:b/>
          <w:bCs/>
          <w:sz w:val="21"/>
          <w:szCs w:val="21"/>
        </w:rPr>
        <w:t>オリエンテーリング</w:t>
      </w:r>
      <w:r w:rsidR="00ED3253" w:rsidRPr="007C3750">
        <w:rPr>
          <w:rFonts w:asciiTheme="minorEastAsia" w:eastAsiaTheme="minorEastAsia" w:hAnsiTheme="minorEastAsia" w:hint="eastAsia"/>
          <w:b/>
          <w:bCs/>
          <w:sz w:val="21"/>
          <w:szCs w:val="21"/>
        </w:rPr>
        <w:t>の</w:t>
      </w:r>
      <w:r w:rsidR="00FA499E" w:rsidRPr="007C3750">
        <w:rPr>
          <w:rFonts w:asciiTheme="minorEastAsia" w:eastAsiaTheme="minorEastAsia" w:hAnsiTheme="minorEastAsia" w:hint="eastAsia"/>
          <w:b/>
          <w:bCs/>
          <w:sz w:val="21"/>
          <w:szCs w:val="21"/>
        </w:rPr>
        <w:t>コントロール</w:t>
      </w:r>
      <w:r w:rsidR="00ED3253" w:rsidRPr="007C3750">
        <w:rPr>
          <w:rFonts w:asciiTheme="minorEastAsia" w:eastAsiaTheme="minorEastAsia" w:hAnsiTheme="minorEastAsia" w:hint="eastAsia"/>
          <w:b/>
          <w:bCs/>
          <w:sz w:val="21"/>
          <w:szCs w:val="21"/>
        </w:rPr>
        <w:t>選定</w:t>
      </w:r>
      <w:r w:rsidRPr="007C3750">
        <w:rPr>
          <w:rFonts w:asciiTheme="minorEastAsia" w:eastAsiaTheme="minorEastAsia" w:hAnsiTheme="minorEastAsia" w:hint="eastAsia"/>
          <w:b/>
          <w:bCs/>
          <w:sz w:val="21"/>
          <w:szCs w:val="21"/>
        </w:rPr>
        <w:t>問題</w:t>
      </w:r>
    </w:p>
    <w:p w14:paraId="35092369" w14:textId="26DFA1BF" w:rsidR="00A845AB" w:rsidRPr="003F7FE2" w:rsidRDefault="00D41D62" w:rsidP="00F82BBC">
      <w:pPr>
        <w:ind w:firstLineChars="100" w:firstLine="210"/>
        <w:jc w:val="both"/>
        <w:rPr>
          <w:rFonts w:asciiTheme="minorEastAsia" w:eastAsiaTheme="minorEastAsia" w:hAnsiTheme="minorEastAsia"/>
          <w:b/>
          <w:bCs/>
          <w:sz w:val="21"/>
          <w:szCs w:val="21"/>
        </w:rPr>
      </w:pPr>
      <w:r>
        <w:rPr>
          <w:rFonts w:asciiTheme="minorEastAsia" w:eastAsiaTheme="minorEastAsia" w:hAnsiTheme="minorEastAsia" w:hint="eastAsia"/>
          <w:sz w:val="21"/>
          <w:szCs w:val="21"/>
        </w:rPr>
        <w:t>ある大学の新入生が，</w:t>
      </w:r>
      <w:r w:rsidR="00A41407" w:rsidRPr="003F7FE2">
        <w:rPr>
          <w:rFonts w:asciiTheme="minorEastAsia" w:eastAsiaTheme="minorEastAsia" w:hAnsiTheme="minorEastAsia"/>
          <w:sz w:val="21"/>
          <w:szCs w:val="21"/>
        </w:rPr>
        <w:t>周辺地域を知ることができるよう</w:t>
      </w:r>
      <w:r>
        <w:rPr>
          <w:rFonts w:asciiTheme="minorEastAsia" w:eastAsiaTheme="minorEastAsia" w:hAnsiTheme="minorEastAsia" w:hint="eastAsia"/>
          <w:sz w:val="21"/>
          <w:szCs w:val="21"/>
        </w:rPr>
        <w:t>，</w:t>
      </w:r>
      <w:r w:rsidR="00A41407" w:rsidRPr="003F7FE2">
        <w:rPr>
          <w:rFonts w:asciiTheme="minorEastAsia" w:eastAsiaTheme="minorEastAsia" w:hAnsiTheme="minorEastAsia"/>
          <w:sz w:val="21"/>
          <w:szCs w:val="21"/>
        </w:rPr>
        <w:t>無理なく楽しんで巡れるオリエンテーリングコースを作る問題である</w:t>
      </w:r>
      <w:r>
        <w:rPr>
          <w:rFonts w:asciiTheme="minorEastAsia" w:eastAsiaTheme="minorEastAsia" w:hAnsiTheme="minorEastAsia" w:hint="eastAsia"/>
          <w:sz w:val="21"/>
          <w:szCs w:val="21"/>
        </w:rPr>
        <w:t>．</w:t>
      </w:r>
    </w:p>
    <w:p w14:paraId="1EAEF924" w14:textId="6DBB0C14" w:rsidR="00FA499E" w:rsidRPr="003F7FE2" w:rsidRDefault="00937445" w:rsidP="00F82BBC">
      <w:pPr>
        <w:ind w:firstLineChars="100" w:firstLine="210"/>
        <w:jc w:val="both"/>
        <w:rPr>
          <w:rFonts w:asciiTheme="minorEastAsia" w:eastAsiaTheme="minorEastAsia" w:hAnsiTheme="minorEastAsia"/>
          <w:sz w:val="21"/>
          <w:szCs w:val="21"/>
        </w:rPr>
      </w:pPr>
      <w:r w:rsidRPr="003F7FE2">
        <w:rPr>
          <w:rFonts w:asciiTheme="minorEastAsia" w:eastAsiaTheme="minorEastAsia" w:hAnsiTheme="minorEastAsia"/>
          <w:sz w:val="21"/>
          <w:szCs w:val="21"/>
        </w:rPr>
        <w:t>オリエンテーリング</w:t>
      </w:r>
      <w:r w:rsidRPr="003F7FE2">
        <w:rPr>
          <w:rFonts w:asciiTheme="minorEastAsia" w:eastAsiaTheme="minorEastAsia" w:hAnsiTheme="minorEastAsia" w:hint="eastAsia"/>
          <w:sz w:val="21"/>
          <w:szCs w:val="21"/>
        </w:rPr>
        <w:t>と</w:t>
      </w:r>
      <w:r w:rsidRPr="003F7FE2">
        <w:rPr>
          <w:rFonts w:asciiTheme="minorEastAsia" w:eastAsiaTheme="minorEastAsia" w:hAnsiTheme="minorEastAsia"/>
          <w:sz w:val="21"/>
          <w:szCs w:val="21"/>
        </w:rPr>
        <w:t>は</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地図とコンパスのみを用いて</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地上に設置された複数のコントロールを</w:t>
      </w:r>
      <w:r w:rsidR="00D41D62">
        <w:rPr>
          <w:rFonts w:asciiTheme="minorEastAsia" w:eastAsiaTheme="minorEastAsia" w:hAnsiTheme="minorEastAsia" w:hint="eastAsia"/>
          <w:sz w:val="21"/>
          <w:szCs w:val="21"/>
        </w:rPr>
        <w:t>，</w:t>
      </w:r>
      <w:r w:rsidRPr="003F7FE2">
        <w:rPr>
          <w:rFonts w:asciiTheme="minorEastAsia" w:eastAsiaTheme="minorEastAsia" w:hAnsiTheme="minorEastAsia"/>
          <w:sz w:val="21"/>
          <w:szCs w:val="21"/>
        </w:rPr>
        <w:t>可能な限り短時間で巡るスポーツである</w:t>
      </w:r>
      <w:r w:rsidR="00D41D62">
        <w:rPr>
          <w:rFonts w:asciiTheme="minorEastAsia" w:eastAsiaTheme="minorEastAsia" w:hAnsiTheme="minorEastAsia"/>
          <w:sz w:val="21"/>
          <w:szCs w:val="21"/>
        </w:rPr>
        <w:t>．</w:t>
      </w:r>
      <w:r w:rsidR="009E13E9">
        <w:rPr>
          <w:rFonts w:asciiTheme="minorEastAsia" w:eastAsiaTheme="minorEastAsia" w:hAnsiTheme="minorEastAsia" w:hint="eastAsia"/>
          <w:sz w:val="21"/>
          <w:szCs w:val="21"/>
        </w:rPr>
        <w:t>オリエンテーリングのマップ例を図1に示す</w:t>
      </w:r>
      <w:r w:rsidR="00D41D62">
        <w:rPr>
          <w:rFonts w:asciiTheme="minorEastAsia" w:eastAsiaTheme="minorEastAsia" w:hAnsiTheme="minorEastAsia" w:hint="eastAsia"/>
          <w:sz w:val="21"/>
          <w:szCs w:val="21"/>
        </w:rPr>
        <w:t>．</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693"/>
      </w:tblGrid>
      <w:tr w:rsidR="009E13E9" w14:paraId="38F7EC1D" w14:textId="77777777" w:rsidTr="00FA5BAA">
        <w:trPr>
          <w:jc w:val="center"/>
        </w:trPr>
        <w:tc>
          <w:tcPr>
            <w:tcW w:w="4395" w:type="dxa"/>
          </w:tcPr>
          <w:p w14:paraId="266F6280" w14:textId="16ED85AB" w:rsidR="009E13E9" w:rsidRDefault="00FA499E" w:rsidP="00FA5BAA">
            <w:pPr>
              <w:jc w:val="center"/>
            </w:pPr>
            <w:r>
              <w:fldChar w:fldCharType="begin"/>
            </w:r>
            <w:r>
              <w:instrText xml:space="preserve"> INCLUDEPICTURE "https://www.orienteering.or.jp/ski/foot_example.png" \* MERGEFORMATINET </w:instrText>
            </w:r>
            <w:r>
              <w:fldChar w:fldCharType="separate"/>
            </w:r>
            <w:r>
              <w:fldChar w:fldCharType="end"/>
            </w:r>
            <w:r w:rsidR="009E13E9">
              <w:rPr>
                <w:noProof/>
              </w:rPr>
              <w:drawing>
                <wp:inline distT="0" distB="0" distL="0" distR="0" wp14:anchorId="673D569B" wp14:editId="4BC03F06">
                  <wp:extent cx="2477386" cy="3140375"/>
                  <wp:effectExtent l="0" t="0" r="0" b="0"/>
                  <wp:docPr id="1020766781" name="図 1" descr="1-4.オリエンテーリング用地図 - 日本オリエンテーリング協会 スキーO委員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4.オリエンテーリング用地図 - 日本オリエンテーリング協会 スキーO委員会"/>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8236" cy="3141453"/>
                          </a:xfrm>
                          <a:prstGeom prst="rect">
                            <a:avLst/>
                          </a:prstGeom>
                          <a:noFill/>
                          <a:ln>
                            <a:noFill/>
                          </a:ln>
                        </pic:spPr>
                      </pic:pic>
                    </a:graphicData>
                  </a:graphic>
                </wp:inline>
              </w:drawing>
            </w:r>
          </w:p>
        </w:tc>
        <w:tc>
          <w:tcPr>
            <w:tcW w:w="2693" w:type="dxa"/>
            <w:vAlign w:val="bottom"/>
          </w:tcPr>
          <w:p w14:paraId="45B82476" w14:textId="45C2CDD1" w:rsidR="009E13E9" w:rsidRPr="00FA5BAA" w:rsidRDefault="009E13E9" w:rsidP="00FA5BAA">
            <w:pPr>
              <w:pStyle w:val="a9"/>
              <w:tabs>
                <w:tab w:val="left" w:pos="600"/>
              </w:tabs>
              <w:ind w:left="0"/>
              <w:jc w:val="both"/>
              <w:rPr>
                <w:rFonts w:asciiTheme="minorEastAsia" w:eastAsiaTheme="minorEastAsia" w:hAnsiTheme="minorEastAsia"/>
                <w:sz w:val="21"/>
                <w:szCs w:val="21"/>
              </w:rPr>
            </w:pPr>
            <w:r w:rsidRPr="00FA5BAA">
              <w:rPr>
                <w:rFonts w:asciiTheme="minorEastAsia" w:eastAsiaTheme="minorEastAsia" w:hAnsiTheme="minorEastAsia" w:hint="eastAsia"/>
                <w:sz w:val="21"/>
                <w:szCs w:val="21"/>
              </w:rPr>
              <w:t>△</w:t>
            </w:r>
            <w:r w:rsidR="00FA5BAA">
              <w:rPr>
                <w:rFonts w:asciiTheme="minorEastAsia" w:eastAsiaTheme="minorEastAsia" w:hAnsiTheme="minorEastAsia"/>
                <w:sz w:val="21"/>
                <w:szCs w:val="21"/>
              </w:rPr>
              <w:tab/>
            </w:r>
            <w:r w:rsidRPr="00FA5BAA">
              <w:rPr>
                <w:rFonts w:asciiTheme="minorEastAsia" w:eastAsiaTheme="minorEastAsia" w:hAnsiTheme="minorEastAsia" w:hint="eastAsia"/>
                <w:sz w:val="21"/>
                <w:szCs w:val="21"/>
              </w:rPr>
              <w:t>：</w:t>
            </w:r>
            <w:r w:rsidR="00FA5BAA" w:rsidRPr="00FA5BAA">
              <w:rPr>
                <w:rFonts w:asciiTheme="minorEastAsia" w:eastAsiaTheme="minorEastAsia" w:hAnsiTheme="minorEastAsia" w:hint="eastAsia"/>
                <w:sz w:val="21"/>
                <w:szCs w:val="21"/>
              </w:rPr>
              <w:t>開始地点</w:t>
            </w:r>
          </w:p>
          <w:p w14:paraId="3C4EDDE8" w14:textId="5D5EB792" w:rsidR="009E13E9" w:rsidRPr="00FA5BAA" w:rsidRDefault="009E13E9" w:rsidP="00FA5BAA">
            <w:pPr>
              <w:pStyle w:val="a9"/>
              <w:tabs>
                <w:tab w:val="left" w:pos="600"/>
              </w:tabs>
              <w:ind w:left="0"/>
              <w:jc w:val="both"/>
              <w:rPr>
                <w:rFonts w:asciiTheme="minorEastAsia" w:eastAsiaTheme="minorEastAsia" w:hAnsiTheme="minorEastAsia"/>
                <w:sz w:val="21"/>
                <w:szCs w:val="21"/>
              </w:rPr>
            </w:pPr>
            <w:r w:rsidRPr="00FA5BAA">
              <w:rPr>
                <w:rFonts w:asciiTheme="minorEastAsia" w:eastAsiaTheme="minorEastAsia" w:hAnsiTheme="minorEastAsia" w:hint="eastAsia"/>
                <w:sz w:val="21"/>
                <w:szCs w:val="21"/>
              </w:rPr>
              <w:t>○</w:t>
            </w:r>
            <w:r w:rsidR="00FA5BAA">
              <w:rPr>
                <w:rFonts w:asciiTheme="minorEastAsia" w:eastAsiaTheme="minorEastAsia" w:hAnsiTheme="minorEastAsia"/>
                <w:sz w:val="21"/>
                <w:szCs w:val="21"/>
              </w:rPr>
              <w:tab/>
            </w:r>
            <w:r w:rsidRPr="00FA5BAA">
              <w:rPr>
                <w:rFonts w:asciiTheme="minorEastAsia" w:eastAsiaTheme="minorEastAsia" w:hAnsiTheme="minorEastAsia" w:hint="eastAsia"/>
                <w:sz w:val="21"/>
                <w:szCs w:val="21"/>
              </w:rPr>
              <w:t>：コントロール位置</w:t>
            </w:r>
          </w:p>
          <w:p w14:paraId="3215E4A0" w14:textId="15B5446B" w:rsidR="009E13E9" w:rsidRPr="00FA5BAA" w:rsidRDefault="009E13E9" w:rsidP="00FA5BAA">
            <w:pPr>
              <w:pStyle w:val="a9"/>
              <w:tabs>
                <w:tab w:val="left" w:pos="600"/>
              </w:tabs>
              <w:ind w:left="0"/>
              <w:jc w:val="both"/>
              <w:rPr>
                <w:rFonts w:asciiTheme="minorEastAsia" w:eastAsiaTheme="minorEastAsia" w:hAnsiTheme="minorEastAsia"/>
                <w:sz w:val="21"/>
                <w:szCs w:val="21"/>
              </w:rPr>
            </w:pPr>
            <w:r w:rsidRPr="00FA5BAA">
              <w:rPr>
                <w:rFonts w:asciiTheme="minorEastAsia" w:eastAsiaTheme="minorEastAsia" w:hAnsiTheme="minorEastAsia" w:hint="eastAsia"/>
                <w:sz w:val="21"/>
                <w:szCs w:val="21"/>
              </w:rPr>
              <w:t>数字</w:t>
            </w:r>
            <w:r w:rsidR="00FA5BAA">
              <w:rPr>
                <w:rFonts w:asciiTheme="minorEastAsia" w:eastAsiaTheme="minorEastAsia" w:hAnsiTheme="minorEastAsia"/>
                <w:sz w:val="21"/>
                <w:szCs w:val="21"/>
              </w:rPr>
              <w:tab/>
            </w:r>
            <w:r w:rsidRPr="00FA5BAA">
              <w:rPr>
                <w:rFonts w:asciiTheme="minorEastAsia" w:eastAsiaTheme="minorEastAsia" w:hAnsiTheme="minorEastAsia" w:hint="eastAsia"/>
                <w:sz w:val="21"/>
                <w:szCs w:val="21"/>
              </w:rPr>
              <w:t>：コントロール番号</w:t>
            </w:r>
          </w:p>
          <w:p w14:paraId="1A228292" w14:textId="660E7152" w:rsidR="009E13E9" w:rsidRDefault="009E13E9" w:rsidP="00FA5BAA">
            <w:pPr>
              <w:pStyle w:val="a9"/>
              <w:tabs>
                <w:tab w:val="left" w:pos="600"/>
              </w:tabs>
              <w:ind w:left="0"/>
              <w:jc w:val="both"/>
            </w:pPr>
            <w:r w:rsidRPr="00FA5BAA">
              <w:rPr>
                <w:rFonts w:asciiTheme="minorEastAsia" w:eastAsiaTheme="minorEastAsia" w:hAnsiTheme="minorEastAsia" w:hint="eastAsia"/>
                <w:sz w:val="21"/>
                <w:szCs w:val="21"/>
              </w:rPr>
              <w:t>◎</w:t>
            </w:r>
            <w:r w:rsidR="00FA5BAA">
              <w:rPr>
                <w:rFonts w:asciiTheme="minorEastAsia" w:eastAsiaTheme="minorEastAsia" w:hAnsiTheme="minorEastAsia"/>
                <w:sz w:val="21"/>
                <w:szCs w:val="21"/>
              </w:rPr>
              <w:tab/>
            </w:r>
            <w:r w:rsidRPr="00FA5BAA">
              <w:rPr>
                <w:rFonts w:asciiTheme="minorEastAsia" w:eastAsiaTheme="minorEastAsia" w:hAnsiTheme="minorEastAsia" w:hint="eastAsia"/>
                <w:sz w:val="21"/>
                <w:szCs w:val="21"/>
              </w:rPr>
              <w:t>：</w:t>
            </w:r>
            <w:r w:rsidR="00FA5BAA" w:rsidRPr="00FA5BAA">
              <w:rPr>
                <w:rFonts w:asciiTheme="minorEastAsia" w:eastAsiaTheme="minorEastAsia" w:hAnsiTheme="minorEastAsia" w:hint="eastAsia"/>
                <w:sz w:val="21"/>
                <w:szCs w:val="21"/>
              </w:rPr>
              <w:t>終了地点</w:t>
            </w:r>
          </w:p>
        </w:tc>
      </w:tr>
    </w:tbl>
    <w:p w14:paraId="40612A9A" w14:textId="37402E67" w:rsidR="00FA499E" w:rsidRPr="003F7FE2" w:rsidRDefault="00FA499E" w:rsidP="00FA5BAA">
      <w:pPr>
        <w:spacing w:afterLines="50" w:after="180"/>
        <w:jc w:val="center"/>
        <w:rPr>
          <w:rFonts w:asciiTheme="minorEastAsia" w:eastAsiaTheme="minorEastAsia" w:hAnsiTheme="minorEastAsia"/>
          <w:sz w:val="21"/>
          <w:szCs w:val="21"/>
        </w:rPr>
      </w:pPr>
      <w:r w:rsidRPr="003F7FE2">
        <w:rPr>
          <w:rFonts w:asciiTheme="minorEastAsia" w:eastAsiaTheme="minorEastAsia" w:hAnsiTheme="minorEastAsia" w:hint="eastAsia"/>
          <w:sz w:val="21"/>
          <w:szCs w:val="21"/>
        </w:rPr>
        <w:t>図</w:t>
      </w:r>
      <w:r w:rsidRPr="003F7FE2">
        <w:rPr>
          <w:rFonts w:asciiTheme="minorEastAsia" w:eastAsiaTheme="minorEastAsia" w:hAnsiTheme="minorEastAsia"/>
          <w:sz w:val="21"/>
          <w:szCs w:val="21"/>
        </w:rPr>
        <w:t>1</w:t>
      </w:r>
      <w:r w:rsidRPr="003F7FE2">
        <w:rPr>
          <w:rFonts w:asciiTheme="minorEastAsia" w:eastAsiaTheme="minorEastAsia" w:hAnsiTheme="minorEastAsia" w:hint="eastAsia"/>
          <w:sz w:val="21"/>
          <w:szCs w:val="21"/>
        </w:rPr>
        <w:t>：オリエンテーリングのマップ例</w:t>
      </w:r>
    </w:p>
    <w:p w14:paraId="421B85C6" w14:textId="3E771264" w:rsidR="00FA499E" w:rsidRPr="003F7FE2" w:rsidRDefault="00937445" w:rsidP="00F82BBC">
      <w:pPr>
        <w:ind w:firstLineChars="100" w:firstLine="210"/>
        <w:jc w:val="both"/>
        <w:rPr>
          <w:rFonts w:asciiTheme="minorEastAsia" w:eastAsiaTheme="minorEastAsia" w:hAnsiTheme="minorEastAsia"/>
          <w:sz w:val="21"/>
          <w:szCs w:val="21"/>
        </w:rPr>
      </w:pPr>
      <w:r w:rsidRPr="003F7FE2">
        <w:rPr>
          <w:rFonts w:asciiTheme="minorEastAsia" w:eastAsiaTheme="minorEastAsia" w:hAnsiTheme="minorEastAsia"/>
          <w:sz w:val="21"/>
          <w:szCs w:val="21"/>
        </w:rPr>
        <w:t>日本オリエンテーリング協会の競技規則</w:t>
      </w:r>
      <w:r w:rsidR="00FA5BAA">
        <w:rPr>
          <w:rFonts w:asciiTheme="minorEastAsia" w:eastAsiaTheme="minorEastAsia" w:hAnsiTheme="minorEastAsia" w:hint="eastAsia"/>
          <w:sz w:val="21"/>
          <w:szCs w:val="21"/>
        </w:rPr>
        <w:t>[</w:t>
      </w:r>
      <w:r w:rsidR="009361A9" w:rsidRPr="003F7FE2">
        <w:rPr>
          <w:rFonts w:asciiTheme="minorEastAsia" w:eastAsiaTheme="minorEastAsia" w:hAnsiTheme="minorEastAsia"/>
          <w:sz w:val="21"/>
          <w:szCs w:val="21"/>
        </w:rPr>
        <w:t>1</w:t>
      </w:r>
      <w:r w:rsidR="00FA5BAA">
        <w:rPr>
          <w:rFonts w:asciiTheme="minorEastAsia" w:eastAsiaTheme="minorEastAsia" w:hAnsiTheme="minorEastAsia" w:hint="eastAsia"/>
          <w:sz w:val="21"/>
          <w:szCs w:val="21"/>
        </w:rPr>
        <w:t>]</w:t>
      </w:r>
      <w:r w:rsidRPr="003F7FE2">
        <w:rPr>
          <w:rFonts w:asciiTheme="minorEastAsia" w:eastAsiaTheme="minorEastAsia" w:hAnsiTheme="minorEastAsia"/>
          <w:sz w:val="21"/>
          <w:szCs w:val="21"/>
        </w:rPr>
        <w:t>では</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コントロールの誤認を防ぐため</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コントロール同士は30m以内（縮尺1:5,000または1:4,000の地図では15m以内）に近接して設置すべきでないとされており</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さらに似た特徴物に設置されたコントロールは60m以内（縮尺次第で30m以内）に近接すべきでないと定められている</w:t>
      </w:r>
      <w:r w:rsidR="00D41D62">
        <w:rPr>
          <w:rFonts w:asciiTheme="minorEastAsia" w:eastAsiaTheme="minorEastAsia" w:hAnsiTheme="minorEastAsia"/>
          <w:sz w:val="21"/>
          <w:szCs w:val="21"/>
        </w:rPr>
        <w:t>．</w:t>
      </w:r>
      <w:r w:rsidR="00D37D66">
        <w:rPr>
          <w:rFonts w:asciiTheme="minorEastAsia" w:eastAsiaTheme="minorEastAsia" w:hAnsiTheme="minorEastAsia" w:hint="eastAsia"/>
          <w:sz w:val="21"/>
          <w:szCs w:val="21"/>
        </w:rPr>
        <w:t>また</w:t>
      </w:r>
      <w:r w:rsidR="00D41D62">
        <w:rPr>
          <w:rFonts w:asciiTheme="minorEastAsia" w:eastAsiaTheme="minorEastAsia" w:hAnsiTheme="minorEastAsia" w:hint="eastAsia"/>
          <w:sz w:val="21"/>
          <w:szCs w:val="21"/>
        </w:rPr>
        <w:t>，</w:t>
      </w:r>
      <w:r w:rsidR="00D37D66" w:rsidRPr="003F7FE2">
        <w:rPr>
          <w:rFonts w:asciiTheme="minorEastAsia" w:eastAsiaTheme="minorEastAsia" w:hAnsiTheme="minorEastAsia"/>
          <w:sz w:val="21"/>
          <w:szCs w:val="21"/>
        </w:rPr>
        <w:t>一般的なスタンプラリー型イベントでは</w:t>
      </w:r>
      <w:r w:rsidR="00D41D62">
        <w:rPr>
          <w:rFonts w:asciiTheme="minorEastAsia" w:eastAsiaTheme="minorEastAsia" w:hAnsiTheme="minorEastAsia"/>
          <w:sz w:val="21"/>
          <w:szCs w:val="21"/>
        </w:rPr>
        <w:t>，</w:t>
      </w:r>
      <w:r w:rsidR="00D37D66" w:rsidRPr="003F7FE2">
        <w:rPr>
          <w:rFonts w:asciiTheme="minorEastAsia" w:eastAsiaTheme="minorEastAsia" w:hAnsiTheme="minorEastAsia"/>
          <w:sz w:val="21"/>
          <w:szCs w:val="21"/>
        </w:rPr>
        <w:t>所要時間</w:t>
      </w:r>
      <w:r w:rsidR="00D37D66" w:rsidRPr="003F7FE2">
        <w:rPr>
          <w:rFonts w:asciiTheme="minorEastAsia" w:eastAsiaTheme="minorEastAsia" w:hAnsiTheme="minorEastAsia" w:hint="eastAsia"/>
          <w:sz w:val="21"/>
          <w:szCs w:val="21"/>
        </w:rPr>
        <w:t>が</w:t>
      </w:r>
      <w:r w:rsidR="00D37D66" w:rsidRPr="003F7FE2">
        <w:rPr>
          <w:rFonts w:asciiTheme="minorEastAsia" w:eastAsiaTheme="minorEastAsia" w:hAnsiTheme="minorEastAsia"/>
          <w:sz w:val="21"/>
          <w:szCs w:val="21"/>
        </w:rPr>
        <w:t>1時間から半日程度</w:t>
      </w:r>
      <w:r w:rsidR="00D37D66" w:rsidRPr="003F7FE2">
        <w:rPr>
          <w:rFonts w:asciiTheme="minorEastAsia" w:eastAsiaTheme="minorEastAsia" w:hAnsiTheme="minorEastAsia" w:hint="eastAsia"/>
          <w:sz w:val="21"/>
          <w:szCs w:val="21"/>
        </w:rPr>
        <w:t>であれば</w:t>
      </w:r>
      <w:r w:rsidR="00D41D62">
        <w:rPr>
          <w:rFonts w:asciiTheme="minorEastAsia" w:eastAsiaTheme="minorEastAsia" w:hAnsiTheme="minorEastAsia"/>
          <w:sz w:val="21"/>
          <w:szCs w:val="21"/>
        </w:rPr>
        <w:t>，</w:t>
      </w:r>
      <w:r w:rsidR="00D37D66" w:rsidRPr="003F7FE2">
        <w:rPr>
          <w:rFonts w:asciiTheme="minorEastAsia" w:eastAsiaTheme="minorEastAsia" w:hAnsiTheme="minorEastAsia" w:hint="eastAsia"/>
          <w:sz w:val="21"/>
          <w:szCs w:val="21"/>
        </w:rPr>
        <w:t>コントロール数</w:t>
      </w:r>
      <w:r w:rsidR="00D37D66" w:rsidRPr="003F7FE2">
        <w:rPr>
          <w:rFonts w:asciiTheme="minorEastAsia" w:eastAsiaTheme="minorEastAsia" w:hAnsiTheme="minorEastAsia"/>
          <w:sz w:val="21"/>
          <w:szCs w:val="21"/>
        </w:rPr>
        <w:t>は3</w:t>
      </w:r>
      <w:r w:rsidR="00D37D66">
        <w:rPr>
          <w:rFonts w:asciiTheme="minorEastAsia" w:eastAsiaTheme="minorEastAsia" w:hAnsiTheme="minorEastAsia" w:hint="eastAsia"/>
          <w:sz w:val="21"/>
          <w:szCs w:val="21"/>
        </w:rPr>
        <w:t>～</w:t>
      </w:r>
      <w:r w:rsidR="00D37D66" w:rsidRPr="003F7FE2">
        <w:rPr>
          <w:rFonts w:asciiTheme="minorEastAsia" w:eastAsiaTheme="minorEastAsia" w:hAnsiTheme="minorEastAsia"/>
          <w:sz w:val="21"/>
          <w:szCs w:val="21"/>
        </w:rPr>
        <w:t>8個程度に設定されることが多い</w:t>
      </w:r>
      <w:r w:rsidR="00D37D66">
        <w:rPr>
          <w:rFonts w:asciiTheme="minorEastAsia" w:eastAsiaTheme="minorEastAsia" w:hAnsiTheme="minorEastAsia" w:hint="eastAsia"/>
          <w:sz w:val="21"/>
          <w:szCs w:val="21"/>
        </w:rPr>
        <w:t>[</w:t>
      </w:r>
      <w:r w:rsidR="00D37D66" w:rsidRPr="003F7FE2">
        <w:rPr>
          <w:rFonts w:asciiTheme="minorEastAsia" w:eastAsiaTheme="minorEastAsia" w:hAnsiTheme="minorEastAsia"/>
          <w:sz w:val="21"/>
          <w:szCs w:val="21"/>
        </w:rPr>
        <w:t>2</w:t>
      </w:r>
      <w:r w:rsidR="00D37D66">
        <w:rPr>
          <w:rFonts w:asciiTheme="minorEastAsia" w:eastAsiaTheme="minorEastAsia" w:hAnsiTheme="minorEastAsia" w:hint="eastAsia"/>
          <w:sz w:val="21"/>
          <w:szCs w:val="21"/>
        </w:rPr>
        <w:t>]</w:t>
      </w:r>
      <w:r w:rsidR="00D41D62">
        <w:rPr>
          <w:rFonts w:asciiTheme="minorEastAsia" w:eastAsiaTheme="minorEastAsia" w:hAnsiTheme="minorEastAsia" w:hint="eastAsia"/>
          <w:sz w:val="21"/>
          <w:szCs w:val="21"/>
        </w:rPr>
        <w:t>．</w:t>
      </w:r>
    </w:p>
    <w:p w14:paraId="2407786E" w14:textId="17C60EDB" w:rsidR="000F3F3C" w:rsidRPr="003F7FE2" w:rsidRDefault="00937445" w:rsidP="00D41D62">
      <w:pPr>
        <w:ind w:firstLineChars="100" w:firstLine="210"/>
        <w:jc w:val="both"/>
        <w:rPr>
          <w:rFonts w:asciiTheme="minorEastAsia" w:eastAsiaTheme="minorEastAsia" w:hAnsiTheme="minorEastAsia"/>
          <w:sz w:val="21"/>
          <w:szCs w:val="21"/>
        </w:rPr>
      </w:pPr>
      <w:r w:rsidRPr="003F7FE2">
        <w:rPr>
          <w:rFonts w:asciiTheme="minorEastAsia" w:eastAsiaTheme="minorEastAsia" w:hAnsiTheme="minorEastAsia"/>
          <w:sz w:val="21"/>
          <w:szCs w:val="21"/>
        </w:rPr>
        <w:t>本</w:t>
      </w:r>
      <w:r w:rsidR="00D37D66">
        <w:rPr>
          <w:rFonts w:asciiTheme="minorEastAsia" w:eastAsiaTheme="minorEastAsia" w:hAnsiTheme="minorEastAsia" w:hint="eastAsia"/>
          <w:sz w:val="21"/>
          <w:szCs w:val="21"/>
        </w:rPr>
        <w:t>課題で</w:t>
      </w:r>
      <w:r w:rsidRPr="003F7FE2">
        <w:rPr>
          <w:rFonts w:asciiTheme="minorEastAsia" w:eastAsiaTheme="minorEastAsia" w:hAnsiTheme="minorEastAsia"/>
          <w:sz w:val="21"/>
          <w:szCs w:val="21"/>
        </w:rPr>
        <w:t>は</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競技としての正確なナビゲーションよりも</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大学周辺の街並みを</w:t>
      </w:r>
      <w:r w:rsidR="00D37D66" w:rsidRPr="00E7291E">
        <w:rPr>
          <w:rFonts w:asciiTheme="minorEastAsia" w:eastAsiaTheme="minorEastAsia" w:hAnsiTheme="minorEastAsia"/>
          <w:sz w:val="21"/>
          <w:szCs w:val="21"/>
        </w:rPr>
        <w:t>無理のない範囲で楽しむ</w:t>
      </w:r>
      <w:r w:rsidRPr="003F7FE2">
        <w:rPr>
          <w:rFonts w:asciiTheme="minorEastAsia" w:eastAsiaTheme="minorEastAsia" w:hAnsiTheme="minorEastAsia"/>
          <w:sz w:val="21"/>
          <w:szCs w:val="21"/>
        </w:rPr>
        <w:t>ための</w:t>
      </w:r>
      <w:r w:rsidR="00D37D66">
        <w:rPr>
          <w:rFonts w:asciiTheme="minorEastAsia" w:eastAsiaTheme="minorEastAsia" w:hAnsiTheme="minorEastAsia" w:hint="eastAsia"/>
          <w:sz w:val="21"/>
          <w:szCs w:val="21"/>
        </w:rPr>
        <w:t>オリエンテーリングコースの提供を目指す</w:t>
      </w:r>
      <w:r w:rsidR="00D41D62">
        <w:rPr>
          <w:rFonts w:asciiTheme="minorEastAsia" w:eastAsiaTheme="minorEastAsia" w:hAnsiTheme="minorEastAsia"/>
          <w:sz w:val="21"/>
          <w:szCs w:val="21"/>
        </w:rPr>
        <w:t>．</w:t>
      </w:r>
      <w:r w:rsidR="00D37D66">
        <w:rPr>
          <w:rFonts w:asciiTheme="minorEastAsia" w:eastAsiaTheme="minorEastAsia" w:hAnsiTheme="minorEastAsia" w:hint="eastAsia"/>
          <w:sz w:val="21"/>
          <w:szCs w:val="21"/>
        </w:rPr>
        <w:t>したがって</w:t>
      </w:r>
      <w:r w:rsidR="00D41D62">
        <w:rPr>
          <w:rFonts w:asciiTheme="minorEastAsia" w:eastAsiaTheme="minorEastAsia" w:hAnsiTheme="minorEastAsia"/>
          <w:sz w:val="21"/>
          <w:szCs w:val="21"/>
        </w:rPr>
        <w:t>，</w:t>
      </w:r>
      <w:r w:rsidRPr="003F7FE2">
        <w:rPr>
          <w:rFonts w:asciiTheme="minorEastAsia" w:eastAsiaTheme="minorEastAsia" w:hAnsiTheme="minorEastAsia"/>
          <w:sz w:val="21"/>
          <w:szCs w:val="21"/>
        </w:rPr>
        <w:t>コントロール間の最低距離</w:t>
      </w:r>
      <m:oMath>
        <m:sSub>
          <m:sSubPr>
            <m:ctrlPr>
              <w:ins w:id="0" w:author="Noriko OTANI" w:date="2026-07-17T20:17:00Z" w16du:dateUtc="2026-07-17T11:17:00Z">
                <w:rPr>
                  <w:rFonts w:ascii="Cambria Math" w:eastAsiaTheme="minorEastAsia" w:hAnsi="Cambria Math"/>
                  <w:color w:val="000000" w:themeColor="text1"/>
                  <w:sz w:val="21"/>
                  <w:szCs w:val="21"/>
                </w:rPr>
              </w:ins>
            </m:ctrlPr>
          </m:sSubPr>
          <m:e>
            <m:r>
              <w:ins w:id="1" w:author="Noriko OTANI" w:date="2026-07-17T20:17:00Z" w16du:dateUtc="2026-07-17T11:17:00Z">
                <w:rPr>
                  <w:rFonts w:ascii="Cambria Math" w:eastAsiaTheme="minorEastAsia" w:hAnsi="Cambria Math"/>
                  <w:color w:val="000000" w:themeColor="text1"/>
                  <w:sz w:val="21"/>
                  <w:szCs w:val="21"/>
                  <w:rPrChange w:id="2" w:author="g2583021" w:date="2026-07-17T23:52:00Z" w16du:dateUtc="2026-07-17T14:52:00Z">
                    <w:rPr>
                      <w:rFonts w:ascii="Cambria Math" w:eastAsiaTheme="minorEastAsia" w:hAnsi="Cambria Math"/>
                      <w:sz w:val="21"/>
                      <w:szCs w:val="21"/>
                    </w:rPr>
                  </w:rPrChange>
                </w:rPr>
                <m:t>D</m:t>
              </w:ins>
            </m:r>
          </m:e>
          <m:sub>
            <m:r>
              <w:ins w:id="3" w:author="Noriko OTANI" w:date="2026-07-17T20:17:00Z" w16du:dateUtc="2026-07-17T11:17:00Z">
                <w:rPr>
                  <w:rFonts w:ascii="Cambria Math" w:eastAsiaTheme="minorEastAsia" w:hAnsi="Cambria Math"/>
                  <w:color w:val="000000" w:themeColor="text1"/>
                  <w:sz w:val="21"/>
                  <w:szCs w:val="21"/>
                  <w:rPrChange w:id="4" w:author="g2583021" w:date="2026-07-17T23:52:00Z" w16du:dateUtc="2026-07-17T14:52:00Z">
                    <w:rPr>
                      <w:rFonts w:ascii="Cambria Math" w:eastAsiaTheme="minorEastAsia" w:hAnsi="Cambria Math"/>
                      <w:sz w:val="21"/>
                      <w:szCs w:val="21"/>
                    </w:rPr>
                  </w:rPrChange>
                </w:rPr>
                <m:t>min</m:t>
              </w:ins>
            </m:r>
          </m:sub>
        </m:sSub>
      </m:oMath>
      <w:r w:rsidR="00DE0E48" w:rsidRPr="00F66BBE">
        <w:rPr>
          <w:rFonts w:asciiTheme="minorEastAsia" w:eastAsiaTheme="minorEastAsia" w:hAnsiTheme="minorEastAsia" w:hint="eastAsia"/>
          <w:color w:val="000000" w:themeColor="text1"/>
          <w:sz w:val="21"/>
          <w:szCs w:val="21"/>
          <w:rPrChange w:id="5" w:author="g2583021" w:date="2026-07-17T23:52:00Z" w16du:dateUtc="2026-07-17T14:52:00Z">
            <w:rPr>
              <w:rFonts w:asciiTheme="minorEastAsia" w:eastAsiaTheme="minorEastAsia" w:hAnsiTheme="minorEastAsia" w:hint="eastAsia"/>
              <w:sz w:val="21"/>
              <w:szCs w:val="21"/>
            </w:rPr>
          </w:rPrChange>
        </w:rPr>
        <w:t>や</w:t>
      </w:r>
      <w:r w:rsidR="00DE0E48">
        <w:rPr>
          <w:rFonts w:asciiTheme="minorEastAsia" w:eastAsiaTheme="minorEastAsia" w:hAnsiTheme="minorEastAsia" w:hint="eastAsia"/>
          <w:sz w:val="21"/>
          <w:szCs w:val="21"/>
        </w:rPr>
        <w:t>目標</w:t>
      </w:r>
      <w:r w:rsidRPr="003F7FE2">
        <w:rPr>
          <w:rFonts w:asciiTheme="minorEastAsia" w:eastAsiaTheme="minorEastAsia" w:hAnsiTheme="minorEastAsia"/>
          <w:sz w:val="21"/>
          <w:szCs w:val="21"/>
        </w:rPr>
        <w:t>コントロール数</w:t>
      </w:r>
      <m:oMath>
        <m:sSub>
          <m:sSubPr>
            <m:ctrlPr>
              <w:rPr>
                <w:rFonts w:ascii="Cambria Math" w:eastAsiaTheme="minorEastAsia" w:hAnsi="Cambria Math" w:cs="Arial"/>
                <w:sz w:val="21"/>
                <w:szCs w:val="21"/>
              </w:rPr>
            </m:ctrlPr>
          </m:sSubPr>
          <m:e>
            <m:r>
              <w:rPr>
                <w:rFonts w:ascii="Cambria Math" w:eastAsiaTheme="minorEastAsia" w:hAnsi="Cambria Math" w:cs="Arial"/>
                <w:sz w:val="21"/>
                <w:szCs w:val="21"/>
              </w:rPr>
              <m:t>Q</m:t>
            </m:r>
          </m:e>
          <m:sub>
            <m:r>
              <w:rPr>
                <w:rFonts w:ascii="Cambria Math" w:eastAsiaTheme="minorEastAsia" w:hAnsi="Cambria Math" w:cs="Arial"/>
                <w:sz w:val="21"/>
                <w:szCs w:val="21"/>
              </w:rPr>
              <m:t>target</m:t>
            </m:r>
          </m:sub>
        </m:sSub>
      </m:oMath>
      <w:r w:rsidR="00D41D62">
        <w:rPr>
          <w:rFonts w:asciiTheme="minorEastAsia" w:eastAsiaTheme="minorEastAsia" w:hAnsiTheme="minorEastAsia" w:hint="eastAsia"/>
          <w:sz w:val="21"/>
          <w:szCs w:val="21"/>
        </w:rPr>
        <w:t>，</w:t>
      </w:r>
      <w:r w:rsidR="00DE0E48">
        <w:rPr>
          <w:rFonts w:asciiTheme="minorEastAsia" w:eastAsiaTheme="minorEastAsia" w:hAnsiTheme="minorEastAsia" w:hint="eastAsia"/>
          <w:sz w:val="21"/>
          <w:szCs w:val="21"/>
        </w:rPr>
        <w:t>目標</w:t>
      </w:r>
      <w:r w:rsidRPr="003F7FE2">
        <w:rPr>
          <w:rFonts w:asciiTheme="minorEastAsia" w:eastAsiaTheme="minorEastAsia" w:hAnsiTheme="minorEastAsia"/>
          <w:sz w:val="21"/>
          <w:szCs w:val="21"/>
        </w:rPr>
        <w:t>所要時間</w:t>
      </w:r>
      <m:oMath>
        <m:sSub>
          <m:sSubPr>
            <m:ctrlPr>
              <w:rPr>
                <w:rFonts w:ascii="Cambria Math" w:eastAsiaTheme="minorEastAsia" w:hAnsi="Cambria Math" w:cs="Arial"/>
                <w:color w:val="000000" w:themeColor="text1"/>
                <w:sz w:val="21"/>
                <w:szCs w:val="21"/>
              </w:rPr>
            </m:ctrlPr>
          </m:sSubPr>
          <m:e>
            <m:r>
              <w:rPr>
                <w:rFonts w:ascii="Cambria Math" w:eastAsiaTheme="minorEastAsia" w:hAnsi="Cambria Math" w:cs="Arial"/>
                <w:color w:val="000000" w:themeColor="text1"/>
                <w:sz w:val="21"/>
                <w:szCs w:val="21"/>
              </w:rPr>
              <m:t>T</m:t>
            </m:r>
          </m:e>
          <m:sub>
            <m:r>
              <w:rPr>
                <w:rFonts w:ascii="Cambria Math" w:eastAsiaTheme="minorEastAsia" w:hAnsi="Cambria Math" w:cs="Arial"/>
                <w:color w:val="000000" w:themeColor="text1"/>
                <w:sz w:val="21"/>
                <w:szCs w:val="21"/>
              </w:rPr>
              <m:t>target</m:t>
            </m:r>
          </m:sub>
        </m:sSub>
      </m:oMath>
      <w:r w:rsidR="00DE0E48">
        <w:rPr>
          <w:rFonts w:asciiTheme="minorEastAsia" w:eastAsiaTheme="minorEastAsia" w:hAnsiTheme="minorEastAsia" w:hint="eastAsia"/>
          <w:sz w:val="21"/>
          <w:szCs w:val="21"/>
        </w:rPr>
        <w:t>などを</w:t>
      </w:r>
      <w:r w:rsidRPr="003F7FE2">
        <w:rPr>
          <w:rFonts w:asciiTheme="minorEastAsia" w:eastAsiaTheme="minorEastAsia" w:hAnsiTheme="minorEastAsia"/>
          <w:sz w:val="21"/>
          <w:szCs w:val="21"/>
        </w:rPr>
        <w:t>参加者が無理なく楽しめる範囲に収める必要がある</w:t>
      </w:r>
      <w:r w:rsidR="00D41D62">
        <w:rPr>
          <w:rFonts w:asciiTheme="minorEastAsia" w:eastAsiaTheme="minorEastAsia" w:hAnsiTheme="minorEastAsia" w:hint="eastAsia"/>
          <w:sz w:val="21"/>
          <w:szCs w:val="21"/>
        </w:rPr>
        <w:t>．</w:t>
      </w:r>
      <w:r w:rsidR="00E7291E" w:rsidRPr="00E7291E">
        <w:rPr>
          <w:rFonts w:asciiTheme="minorEastAsia" w:eastAsiaTheme="minorEastAsia" w:hAnsiTheme="minorEastAsia"/>
          <w:sz w:val="21"/>
          <w:szCs w:val="21"/>
        </w:rPr>
        <w:t>本</w:t>
      </w:r>
      <w:r w:rsidR="00DE0E48">
        <w:rPr>
          <w:rFonts w:asciiTheme="minorEastAsia" w:eastAsiaTheme="minorEastAsia" w:hAnsiTheme="minorEastAsia" w:hint="eastAsia"/>
          <w:sz w:val="21"/>
          <w:szCs w:val="21"/>
        </w:rPr>
        <w:t>課題</w:t>
      </w:r>
      <w:r w:rsidR="00E7291E" w:rsidRPr="00E7291E">
        <w:rPr>
          <w:rFonts w:asciiTheme="minorEastAsia" w:eastAsiaTheme="minorEastAsia" w:hAnsiTheme="minorEastAsia"/>
          <w:sz w:val="21"/>
          <w:szCs w:val="21"/>
        </w:rPr>
        <w:t>で用いる定数を表１に</w:t>
      </w:r>
      <w:r w:rsidR="00DE0E48">
        <w:rPr>
          <w:rFonts w:asciiTheme="minorEastAsia" w:eastAsiaTheme="minorEastAsia" w:hAnsiTheme="minorEastAsia" w:hint="eastAsia"/>
          <w:sz w:val="21"/>
          <w:szCs w:val="21"/>
        </w:rPr>
        <w:t>示す</w:t>
      </w:r>
      <w:r w:rsidR="00D41D62">
        <w:rPr>
          <w:rFonts w:asciiTheme="minorEastAsia" w:eastAsiaTheme="minorEastAsia" w:hAnsiTheme="minorEastAsia"/>
          <w:sz w:val="21"/>
          <w:szCs w:val="21"/>
        </w:rPr>
        <w:t>．</w:t>
      </w:r>
      <w:r w:rsidR="00DE0E48">
        <w:rPr>
          <w:rFonts w:asciiTheme="minorEastAsia" w:eastAsiaTheme="minorEastAsia" w:hAnsiTheme="minorEastAsia" w:hint="eastAsia"/>
          <w:sz w:val="21"/>
          <w:szCs w:val="21"/>
        </w:rPr>
        <w:t>平地の歩行速度と登り坂の速度換算値は所要時間の見積もりに使用する</w:t>
      </w:r>
      <w:r w:rsidR="00D41D62">
        <w:rPr>
          <w:rFonts w:asciiTheme="minorEastAsia" w:eastAsiaTheme="minorEastAsia" w:hAnsiTheme="minorEastAsia" w:hint="eastAsia"/>
          <w:sz w:val="21"/>
          <w:szCs w:val="21"/>
        </w:rPr>
        <w:t>．</w:t>
      </w:r>
    </w:p>
    <w:p w14:paraId="09CD9A9F" w14:textId="15365F38" w:rsidR="00AA222F" w:rsidRPr="00F73DEE" w:rsidRDefault="000F3F3C" w:rsidP="00AA222F">
      <w:pPr>
        <w:spacing w:beforeLines="50" w:before="180"/>
        <w:jc w:val="center"/>
        <w:rPr>
          <w:rFonts w:asciiTheme="minorEastAsia" w:eastAsiaTheme="minorEastAsia" w:hAnsiTheme="minorEastAsia"/>
          <w:sz w:val="21"/>
          <w:szCs w:val="21"/>
        </w:rPr>
      </w:pPr>
      <w:r w:rsidRPr="00F73DEE">
        <w:rPr>
          <w:rFonts w:asciiTheme="minorEastAsia" w:eastAsiaTheme="minorEastAsia" w:hAnsiTheme="minorEastAsia" w:hint="eastAsia"/>
          <w:sz w:val="21"/>
          <w:szCs w:val="21"/>
        </w:rPr>
        <w:lastRenderedPageBreak/>
        <w:t>表</w:t>
      </w:r>
      <w:r w:rsidRPr="00F73DEE">
        <w:rPr>
          <w:rFonts w:asciiTheme="minorEastAsia" w:eastAsiaTheme="minorEastAsia" w:hAnsiTheme="minorEastAsia"/>
          <w:sz w:val="21"/>
          <w:szCs w:val="21"/>
        </w:rPr>
        <w:t>1</w:t>
      </w:r>
      <w:r w:rsidR="00F82BBC" w:rsidRPr="00F73DEE">
        <w:rPr>
          <w:rFonts w:asciiTheme="minorEastAsia" w:eastAsiaTheme="minorEastAsia" w:hAnsiTheme="minorEastAsia" w:hint="eastAsia"/>
          <w:sz w:val="21"/>
          <w:szCs w:val="21"/>
        </w:rPr>
        <w:t>：</w:t>
      </w:r>
      <w:r w:rsidR="00DE0E48" w:rsidRPr="00F73DEE">
        <w:rPr>
          <w:rFonts w:asciiTheme="minorEastAsia" w:eastAsiaTheme="minorEastAsia" w:hAnsiTheme="minorEastAsia" w:hint="eastAsia"/>
          <w:sz w:val="21"/>
          <w:szCs w:val="21"/>
        </w:rPr>
        <w:t>使用定数</w:t>
      </w:r>
      <w:r w:rsidR="00AA222F" w:rsidRPr="00F73DEE">
        <w:rPr>
          <w:rFonts w:asciiTheme="minorEastAsia" w:eastAsiaTheme="minorEastAsia" w:hAnsiTheme="minorEastAsia" w:hint="eastAsia"/>
          <w:sz w:val="21"/>
          <w:szCs w:val="21"/>
        </w:rPr>
        <w:t>一覧</w:t>
      </w:r>
    </w:p>
    <w:tbl>
      <w:tblPr>
        <w:tblStyle w:val="25"/>
        <w:tblW w:w="6664" w:type="dxa"/>
        <w:jc w:val="center"/>
        <w:tblLook w:val="0620" w:firstRow="1" w:lastRow="0" w:firstColumn="0" w:lastColumn="0" w:noHBand="1" w:noVBand="1"/>
      </w:tblPr>
      <w:tblGrid>
        <w:gridCol w:w="3120"/>
        <w:gridCol w:w="2127"/>
        <w:gridCol w:w="1417"/>
      </w:tblGrid>
      <w:tr w:rsidR="00AA222F" w:rsidRPr="00F73DEE" w14:paraId="33DDCF46" w14:textId="77777777" w:rsidTr="00AA222F">
        <w:trPr>
          <w:cnfStyle w:val="100000000000" w:firstRow="1" w:lastRow="0" w:firstColumn="0" w:lastColumn="0" w:oddVBand="0" w:evenVBand="0" w:oddHBand="0" w:evenHBand="0" w:firstRowFirstColumn="0" w:firstRowLastColumn="0" w:lastRowFirstColumn="0" w:lastRowLastColumn="0"/>
          <w:jc w:val="center"/>
        </w:trPr>
        <w:tc>
          <w:tcPr>
            <w:tcW w:w="3120" w:type="dxa"/>
          </w:tcPr>
          <w:p w14:paraId="124014C1" w14:textId="616F727C" w:rsidR="00AA222F" w:rsidRPr="00F73DEE" w:rsidRDefault="00AA222F" w:rsidP="00AA222F">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説明</w:t>
            </w:r>
          </w:p>
        </w:tc>
        <w:tc>
          <w:tcPr>
            <w:tcW w:w="2127" w:type="dxa"/>
            <w:hideMark/>
          </w:tcPr>
          <w:p w14:paraId="5632DBE8" w14:textId="35FA3A7C" w:rsidR="00AA222F" w:rsidRPr="00F73DEE" w:rsidRDefault="00AA222F" w:rsidP="00AA222F">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定数</w:t>
            </w:r>
            <w:r w:rsidR="00AC63DA">
              <w:rPr>
                <w:rFonts w:asciiTheme="minorEastAsia" w:eastAsiaTheme="minorEastAsia" w:hAnsiTheme="minorEastAsia" w:hint="eastAsia"/>
                <w:b w:val="0"/>
                <w:bCs w:val="0"/>
                <w:sz w:val="21"/>
                <w:szCs w:val="21"/>
              </w:rPr>
              <w:t>名</w:t>
            </w:r>
          </w:p>
        </w:tc>
        <w:tc>
          <w:tcPr>
            <w:tcW w:w="1417" w:type="dxa"/>
            <w:hideMark/>
          </w:tcPr>
          <w:p w14:paraId="782B2639" w14:textId="77777777" w:rsidR="00AA222F" w:rsidRPr="00F73DEE" w:rsidRDefault="00AA222F" w:rsidP="00AA222F">
            <w:pPr>
              <w:jc w:val="center"/>
              <w:rPr>
                <w:rFonts w:asciiTheme="minorEastAsia" w:eastAsiaTheme="minorEastAsia" w:hAnsiTheme="minorEastAsia"/>
                <w:b w:val="0"/>
                <w:bCs w:val="0"/>
                <w:sz w:val="21"/>
                <w:szCs w:val="21"/>
              </w:rPr>
            </w:pPr>
            <w:r w:rsidRPr="00F73DEE">
              <w:rPr>
                <w:rFonts w:asciiTheme="minorEastAsia" w:eastAsiaTheme="minorEastAsia" w:hAnsiTheme="minorEastAsia"/>
                <w:b w:val="0"/>
                <w:bCs w:val="0"/>
                <w:sz w:val="21"/>
                <w:szCs w:val="21"/>
              </w:rPr>
              <w:t>数値</w:t>
            </w:r>
          </w:p>
        </w:tc>
      </w:tr>
      <w:tr w:rsidR="00AA222F" w:rsidRPr="00F73DEE" w14:paraId="66599210" w14:textId="77777777" w:rsidTr="00AA222F">
        <w:trPr>
          <w:jc w:val="center"/>
        </w:trPr>
        <w:tc>
          <w:tcPr>
            <w:tcW w:w="3120" w:type="dxa"/>
          </w:tcPr>
          <w:p w14:paraId="38D86808" w14:textId="0B87E7A6" w:rsidR="00AA222F" w:rsidRPr="00F73DEE" w:rsidRDefault="00AA222F" w:rsidP="00AA222F">
            <w:pPr>
              <w:rPr>
                <w:sz w:val="21"/>
                <w:szCs w:val="21"/>
              </w:rPr>
            </w:pPr>
            <w:r w:rsidRPr="00F73DEE">
              <w:rPr>
                <w:rFonts w:asciiTheme="minorEastAsia" w:eastAsiaTheme="minorEastAsia" w:hAnsiTheme="minorEastAsia"/>
                <w:sz w:val="21"/>
                <w:szCs w:val="21"/>
              </w:rPr>
              <w:t>コントロール間の最低距離</w:t>
            </w:r>
            <w:r w:rsidRPr="00F73DEE">
              <w:rPr>
                <w:rFonts w:asciiTheme="minorEastAsia" w:eastAsiaTheme="minorEastAsia" w:hAnsiTheme="minorEastAsia" w:hint="eastAsia"/>
                <w:sz w:val="21"/>
                <w:szCs w:val="21"/>
              </w:rPr>
              <w:t>[</w:t>
            </w:r>
            <w:r w:rsidRPr="00F73DEE">
              <w:rPr>
                <w:rFonts w:asciiTheme="minorEastAsia" w:eastAsiaTheme="minorEastAsia" w:hAnsiTheme="minorEastAsia"/>
                <w:sz w:val="21"/>
                <w:szCs w:val="21"/>
              </w:rPr>
              <w:t>1</w:t>
            </w:r>
            <w:r w:rsidRPr="00F73DEE">
              <w:rPr>
                <w:rFonts w:asciiTheme="minorEastAsia" w:eastAsiaTheme="minorEastAsia" w:hAnsiTheme="minorEastAsia" w:hint="eastAsia"/>
                <w:sz w:val="21"/>
                <w:szCs w:val="21"/>
              </w:rPr>
              <w:t>]</w:t>
            </w:r>
          </w:p>
        </w:tc>
        <w:tc>
          <w:tcPr>
            <w:tcW w:w="2127" w:type="dxa"/>
            <w:hideMark/>
          </w:tcPr>
          <w:p w14:paraId="5F65828D" w14:textId="3F68F6FF" w:rsidR="00AA222F" w:rsidRPr="00F73DEE" w:rsidRDefault="00000000" w:rsidP="00AA222F">
            <w:pPr>
              <w:rPr>
                <w:rFonts w:asciiTheme="minorEastAsia" w:eastAsiaTheme="minorEastAsia" w:hAnsiTheme="minorEastAsia"/>
                <w:sz w:val="21"/>
                <w:szCs w:val="21"/>
              </w:rPr>
            </w:pPr>
            <m:oMathPara>
              <m:oMath>
                <m:sSub>
                  <m:sSubPr>
                    <m:ctrlPr>
                      <w:rPr>
                        <w:rFonts w:ascii="Cambria Math" w:eastAsiaTheme="minorEastAsia" w:hAnsi="Cambria Math"/>
                        <w:sz w:val="21"/>
                        <w:szCs w:val="21"/>
                      </w:rPr>
                    </m:ctrlPr>
                  </m:sSubPr>
                  <m:e>
                    <m:r>
                      <w:rPr>
                        <w:rFonts w:ascii="Cambria Math" w:eastAsiaTheme="minorEastAsia" w:hAnsi="Cambria Math"/>
                        <w:sz w:val="21"/>
                        <w:szCs w:val="21"/>
                      </w:rPr>
                      <m:t>D</m:t>
                    </m:r>
                  </m:e>
                  <m:sub>
                    <m:r>
                      <w:rPr>
                        <w:rFonts w:ascii="Cambria Math" w:eastAsiaTheme="minorEastAsia" w:hAnsi="Cambria Math"/>
                        <w:sz w:val="21"/>
                        <w:szCs w:val="21"/>
                      </w:rPr>
                      <m:t>min</m:t>
                    </m:r>
                  </m:sub>
                </m:sSub>
              </m:oMath>
            </m:oMathPara>
          </w:p>
        </w:tc>
        <w:tc>
          <w:tcPr>
            <w:tcW w:w="1417" w:type="dxa"/>
            <w:hideMark/>
          </w:tcPr>
          <w:p w14:paraId="544E380F"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150m</w:t>
            </w:r>
          </w:p>
        </w:tc>
      </w:tr>
      <w:tr w:rsidR="00AA222F" w:rsidRPr="00F73DEE" w14:paraId="7F213CFC" w14:textId="77777777" w:rsidTr="00AA222F">
        <w:trPr>
          <w:jc w:val="center"/>
        </w:trPr>
        <w:tc>
          <w:tcPr>
            <w:tcW w:w="3120" w:type="dxa"/>
          </w:tcPr>
          <w:p w14:paraId="04B1CA12" w14:textId="77CE94A8" w:rsidR="00AA222F" w:rsidRPr="00F73DEE" w:rsidRDefault="00AA222F" w:rsidP="00AA222F">
            <w:pPr>
              <w:rPr>
                <w:rFonts w:ascii="游明朝" w:eastAsia="游明朝" w:hAnsi="游明朝"/>
                <w:sz w:val="21"/>
                <w:szCs w:val="21"/>
              </w:rPr>
            </w:pPr>
            <w:r w:rsidRPr="00F73DEE">
              <w:rPr>
                <w:rFonts w:asciiTheme="minorEastAsia" w:eastAsiaTheme="minorEastAsia" w:hAnsiTheme="minorEastAsia"/>
                <w:sz w:val="21"/>
                <w:szCs w:val="21"/>
              </w:rPr>
              <w:t>目標コントロール数</w:t>
            </w:r>
            <w:r w:rsidRPr="00F73DEE">
              <w:rPr>
                <w:rFonts w:asciiTheme="minorEastAsia" w:eastAsiaTheme="minorEastAsia" w:hAnsiTheme="minorEastAsia" w:hint="eastAsia"/>
                <w:sz w:val="21"/>
                <w:szCs w:val="21"/>
              </w:rPr>
              <w:t>[</w:t>
            </w:r>
            <w:r w:rsidRPr="00F73DEE">
              <w:rPr>
                <w:rFonts w:asciiTheme="minorEastAsia" w:eastAsiaTheme="minorEastAsia" w:hAnsiTheme="minorEastAsia"/>
                <w:sz w:val="21"/>
                <w:szCs w:val="21"/>
              </w:rPr>
              <w:t>2</w:t>
            </w:r>
            <w:r w:rsidRPr="00F73DEE">
              <w:rPr>
                <w:rFonts w:asciiTheme="minorEastAsia" w:eastAsiaTheme="minorEastAsia" w:hAnsiTheme="minorEastAsia" w:hint="eastAsia"/>
                <w:sz w:val="21"/>
                <w:szCs w:val="21"/>
              </w:rPr>
              <w:t>]</w:t>
            </w:r>
          </w:p>
        </w:tc>
        <w:tc>
          <w:tcPr>
            <w:tcW w:w="2127" w:type="dxa"/>
            <w:hideMark/>
          </w:tcPr>
          <w:p w14:paraId="15454D07" w14:textId="611BDB1D" w:rsidR="00AA222F" w:rsidRPr="00F73DEE" w:rsidRDefault="00000000" w:rsidP="00AA222F">
            <w:pPr>
              <w:rPr>
                <w:rFonts w:asciiTheme="minorEastAsia" w:eastAsiaTheme="minorEastAsia" w:hAnsiTheme="minorEastAsia"/>
                <w:sz w:val="21"/>
                <w:szCs w:val="21"/>
              </w:rPr>
            </w:pPr>
            <m:oMathPara>
              <m:oMath>
                <m:sSub>
                  <m:sSubPr>
                    <m:ctrlPr>
                      <w:rPr>
                        <w:rFonts w:ascii="Cambria Math" w:eastAsiaTheme="minorEastAsia" w:hAnsi="Cambria Math"/>
                        <w:sz w:val="21"/>
                        <w:szCs w:val="21"/>
                      </w:rPr>
                    </m:ctrlPr>
                  </m:sSubPr>
                  <m:e>
                    <m:r>
                      <w:rPr>
                        <w:rFonts w:ascii="Cambria Math" w:eastAsiaTheme="minorEastAsia" w:hAnsi="Cambria Math"/>
                        <w:sz w:val="21"/>
                        <w:szCs w:val="21"/>
                      </w:rPr>
                      <m:t>Q</m:t>
                    </m:r>
                  </m:e>
                  <m:sub>
                    <m:r>
                      <w:rPr>
                        <w:rFonts w:ascii="Cambria Math" w:eastAsiaTheme="minorEastAsia" w:hAnsi="Cambria Math"/>
                        <w:sz w:val="21"/>
                        <w:szCs w:val="21"/>
                      </w:rPr>
                      <m:t>target</m:t>
                    </m:r>
                  </m:sub>
                </m:sSub>
              </m:oMath>
            </m:oMathPara>
          </w:p>
        </w:tc>
        <w:tc>
          <w:tcPr>
            <w:tcW w:w="1417" w:type="dxa"/>
            <w:hideMark/>
          </w:tcPr>
          <w:p w14:paraId="1EA8B786"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8</w:t>
            </w:r>
            <w:r w:rsidRPr="00F73DEE">
              <w:rPr>
                <w:rFonts w:asciiTheme="minorEastAsia" w:eastAsiaTheme="minorEastAsia" w:hAnsiTheme="minorEastAsia" w:hint="eastAsia"/>
                <w:sz w:val="21"/>
                <w:szCs w:val="21"/>
              </w:rPr>
              <w:t>個</w:t>
            </w:r>
          </w:p>
        </w:tc>
      </w:tr>
      <w:tr w:rsidR="00AA222F" w:rsidRPr="00F73DEE" w14:paraId="3E9B26A5" w14:textId="77777777" w:rsidTr="00AA222F">
        <w:trPr>
          <w:jc w:val="center"/>
        </w:trPr>
        <w:tc>
          <w:tcPr>
            <w:tcW w:w="3120" w:type="dxa"/>
          </w:tcPr>
          <w:p w14:paraId="5FB13C90" w14:textId="4B29EA91" w:rsidR="00AA222F" w:rsidRPr="00F73DEE" w:rsidRDefault="00AA222F" w:rsidP="00AA222F">
            <w:pPr>
              <w:rPr>
                <w:rFonts w:ascii="游明朝" w:eastAsia="游明朝" w:hAnsi="游明朝" w:cs="Times New Roman"/>
                <w:sz w:val="21"/>
                <w:szCs w:val="21"/>
              </w:rPr>
            </w:pPr>
            <w:r w:rsidRPr="00F73DEE">
              <w:rPr>
                <w:rFonts w:asciiTheme="minorEastAsia" w:eastAsiaTheme="minorEastAsia" w:hAnsiTheme="minorEastAsia"/>
                <w:sz w:val="21"/>
                <w:szCs w:val="21"/>
              </w:rPr>
              <w:t>目標所要時間</w:t>
            </w:r>
          </w:p>
        </w:tc>
        <w:tc>
          <w:tcPr>
            <w:tcW w:w="2127" w:type="dxa"/>
            <w:hideMark/>
          </w:tcPr>
          <w:p w14:paraId="392D7CA5" w14:textId="33A1C28C" w:rsidR="00AA222F" w:rsidRPr="00F73DEE" w:rsidRDefault="00000000" w:rsidP="00AA222F">
            <w:pPr>
              <w:rPr>
                <w:rFonts w:asciiTheme="minorEastAsia" w:eastAsiaTheme="minorEastAsia" w:hAnsiTheme="minorEastAsia"/>
                <w:sz w:val="21"/>
                <w:szCs w:val="21"/>
              </w:rPr>
            </w:pPr>
            <m:oMathPara>
              <m:oMath>
                <m:sSub>
                  <m:sSubPr>
                    <m:ctrlPr>
                      <w:rPr>
                        <w:rFonts w:ascii="Cambria Math" w:eastAsiaTheme="minorEastAsia" w:hAnsi="Cambria Math"/>
                        <w:sz w:val="21"/>
                        <w:szCs w:val="21"/>
                      </w:rPr>
                    </m:ctrlPr>
                  </m:sSubPr>
                  <m:e>
                    <m:r>
                      <w:rPr>
                        <w:rFonts w:ascii="Cambria Math" w:eastAsiaTheme="minorEastAsia" w:hAnsi="Cambria Math"/>
                        <w:sz w:val="21"/>
                        <w:szCs w:val="21"/>
                      </w:rPr>
                      <m:t>T</m:t>
                    </m:r>
                  </m:e>
                  <m:sub>
                    <m:r>
                      <w:rPr>
                        <w:rFonts w:ascii="Cambria Math" w:eastAsiaTheme="minorEastAsia" w:hAnsi="Cambria Math"/>
                        <w:sz w:val="21"/>
                        <w:szCs w:val="21"/>
                      </w:rPr>
                      <m:t>target</m:t>
                    </m:r>
                  </m:sub>
                </m:sSub>
              </m:oMath>
            </m:oMathPara>
          </w:p>
        </w:tc>
        <w:tc>
          <w:tcPr>
            <w:tcW w:w="1417" w:type="dxa"/>
            <w:hideMark/>
          </w:tcPr>
          <w:p w14:paraId="21138B67"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60分</w:t>
            </w:r>
          </w:p>
        </w:tc>
      </w:tr>
      <w:tr w:rsidR="00AA222F" w:rsidRPr="00F73DEE" w14:paraId="756BF8C3" w14:textId="77777777" w:rsidTr="00AA222F">
        <w:trPr>
          <w:jc w:val="center"/>
        </w:trPr>
        <w:tc>
          <w:tcPr>
            <w:tcW w:w="3120" w:type="dxa"/>
          </w:tcPr>
          <w:p w14:paraId="572264E0" w14:textId="221887FB" w:rsidR="00AA222F" w:rsidRPr="00F73DEE" w:rsidRDefault="00AA222F" w:rsidP="00AA222F">
            <w:pPr>
              <w:rPr>
                <w:rFonts w:ascii="游明朝" w:eastAsia="游明朝" w:hAnsi="游明朝" w:cs="Times New Roman"/>
                <w:sz w:val="21"/>
                <w:szCs w:val="21"/>
              </w:rPr>
            </w:pPr>
            <w:r w:rsidRPr="00F73DEE">
              <w:rPr>
                <w:rFonts w:asciiTheme="minorEastAsia" w:eastAsiaTheme="minorEastAsia" w:hAnsiTheme="minorEastAsia"/>
                <w:sz w:val="21"/>
                <w:szCs w:val="21"/>
              </w:rPr>
              <w:t>平地の歩行速度</w:t>
            </w:r>
            <w:r w:rsidRPr="00F73DEE">
              <w:rPr>
                <w:rFonts w:asciiTheme="minorEastAsia" w:eastAsiaTheme="minorEastAsia" w:hAnsiTheme="minorEastAsia" w:hint="eastAsia"/>
                <w:sz w:val="21"/>
                <w:szCs w:val="21"/>
              </w:rPr>
              <w:t>[</w:t>
            </w:r>
            <w:r w:rsidRPr="00F73DEE">
              <w:rPr>
                <w:rFonts w:asciiTheme="minorEastAsia" w:eastAsiaTheme="minorEastAsia" w:hAnsiTheme="minorEastAsia"/>
                <w:sz w:val="21"/>
                <w:szCs w:val="21"/>
              </w:rPr>
              <w:t>3</w:t>
            </w:r>
            <w:r w:rsidRPr="00F73DEE">
              <w:rPr>
                <w:rFonts w:asciiTheme="minorEastAsia" w:eastAsiaTheme="minorEastAsia" w:hAnsiTheme="minorEastAsia" w:hint="eastAsia"/>
                <w:sz w:val="21"/>
                <w:szCs w:val="21"/>
              </w:rPr>
              <w:t>]</w:t>
            </w:r>
          </w:p>
        </w:tc>
        <w:tc>
          <w:tcPr>
            <w:tcW w:w="2127" w:type="dxa"/>
            <w:hideMark/>
          </w:tcPr>
          <w:p w14:paraId="6126635A" w14:textId="2D6D59FF" w:rsidR="00AA222F" w:rsidRPr="00F73DEE" w:rsidRDefault="00AA222F" w:rsidP="00AA222F">
            <w:pPr>
              <w:rPr>
                <w:rFonts w:asciiTheme="minorEastAsia" w:eastAsiaTheme="minorEastAsia" w:hAnsiTheme="minorEastAsia"/>
                <w:sz w:val="21"/>
                <w:szCs w:val="21"/>
              </w:rPr>
            </w:pPr>
            <m:oMathPara>
              <m:oMath>
                <m:r>
                  <w:rPr>
                    <w:rFonts w:ascii="Cambria Math" w:eastAsiaTheme="minorEastAsia" w:hAnsi="Cambria Math"/>
                    <w:sz w:val="21"/>
                    <w:szCs w:val="21"/>
                  </w:rPr>
                  <m:t>WALK</m:t>
                </m:r>
                <m:r>
                  <m:rPr>
                    <m:sty m:val="p"/>
                  </m:rPr>
                  <w:rPr>
                    <w:rFonts w:ascii="Cambria Math" w:eastAsiaTheme="minorEastAsia" w:hAnsi="Cambria Math"/>
                    <w:sz w:val="21"/>
                    <w:szCs w:val="21"/>
                  </w:rPr>
                  <m:t>_</m:t>
                </m:r>
                <m:r>
                  <w:rPr>
                    <w:rFonts w:ascii="Cambria Math" w:eastAsiaTheme="minorEastAsia" w:hAnsi="Cambria Math"/>
                    <w:sz w:val="21"/>
                    <w:szCs w:val="21"/>
                  </w:rPr>
                  <m:t>SPEED</m:t>
                </m:r>
              </m:oMath>
            </m:oMathPara>
          </w:p>
        </w:tc>
        <w:tc>
          <w:tcPr>
            <w:tcW w:w="1417" w:type="dxa"/>
            <w:hideMark/>
          </w:tcPr>
          <w:p w14:paraId="18BE649D"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4020m/h</w:t>
            </w:r>
          </w:p>
        </w:tc>
      </w:tr>
      <w:tr w:rsidR="00AA222F" w:rsidRPr="00F73DEE" w14:paraId="3E8C1A33" w14:textId="77777777" w:rsidTr="00AA222F">
        <w:trPr>
          <w:jc w:val="center"/>
        </w:trPr>
        <w:tc>
          <w:tcPr>
            <w:tcW w:w="3120" w:type="dxa"/>
          </w:tcPr>
          <w:p w14:paraId="4A93FC8A" w14:textId="222570B7" w:rsidR="00AA222F" w:rsidRPr="00F73DEE" w:rsidRDefault="00AA222F" w:rsidP="00AA222F">
            <w:pPr>
              <w:rPr>
                <w:rFonts w:ascii="游明朝" w:eastAsia="游明朝" w:hAnsi="游明朝" w:cs="Times New Roman"/>
                <w:sz w:val="21"/>
                <w:szCs w:val="21"/>
              </w:rPr>
            </w:pPr>
            <w:r w:rsidRPr="00F73DEE">
              <w:rPr>
                <w:rFonts w:asciiTheme="minorEastAsia" w:eastAsiaTheme="minorEastAsia" w:hAnsiTheme="minorEastAsia"/>
                <w:sz w:val="21"/>
                <w:szCs w:val="21"/>
              </w:rPr>
              <w:t>登り坂の速度換算値</w:t>
            </w:r>
            <w:r w:rsidRPr="00F73DEE">
              <w:rPr>
                <w:rFonts w:asciiTheme="minorEastAsia" w:eastAsiaTheme="minorEastAsia" w:hAnsiTheme="minorEastAsia" w:hint="eastAsia"/>
                <w:sz w:val="21"/>
                <w:szCs w:val="21"/>
              </w:rPr>
              <w:t>[</w:t>
            </w:r>
            <w:r w:rsidRPr="00F73DEE">
              <w:rPr>
                <w:rFonts w:asciiTheme="minorEastAsia" w:eastAsiaTheme="minorEastAsia" w:hAnsiTheme="minorEastAsia"/>
                <w:sz w:val="21"/>
                <w:szCs w:val="21"/>
              </w:rPr>
              <w:t>4</w:t>
            </w:r>
            <w:r w:rsidRPr="00F73DEE">
              <w:rPr>
                <w:rFonts w:asciiTheme="minorEastAsia" w:eastAsiaTheme="minorEastAsia" w:hAnsiTheme="minorEastAsia" w:hint="eastAsia"/>
                <w:sz w:val="21"/>
                <w:szCs w:val="21"/>
              </w:rPr>
              <w:t>]</w:t>
            </w:r>
          </w:p>
        </w:tc>
        <w:tc>
          <w:tcPr>
            <w:tcW w:w="2127" w:type="dxa"/>
            <w:hideMark/>
          </w:tcPr>
          <w:p w14:paraId="4A3345BA" w14:textId="5D84CC06" w:rsidR="00AA222F" w:rsidRPr="00F73DEE" w:rsidRDefault="00AA222F" w:rsidP="00AA222F">
            <w:pPr>
              <w:rPr>
                <w:rFonts w:asciiTheme="minorEastAsia" w:eastAsiaTheme="minorEastAsia" w:hAnsiTheme="minorEastAsia"/>
                <w:sz w:val="21"/>
                <w:szCs w:val="21"/>
              </w:rPr>
            </w:pPr>
            <m:oMathPara>
              <m:oMath>
                <m:r>
                  <w:rPr>
                    <w:rFonts w:ascii="Cambria Math" w:eastAsiaTheme="minorEastAsia" w:hAnsi="Cambria Math"/>
                    <w:sz w:val="21"/>
                    <w:szCs w:val="21"/>
                  </w:rPr>
                  <m:t>CLIMB</m:t>
                </m:r>
                <m:r>
                  <m:rPr>
                    <m:sty m:val="p"/>
                  </m:rPr>
                  <w:rPr>
                    <w:rFonts w:ascii="Cambria Math" w:eastAsiaTheme="minorEastAsia" w:hAnsi="Cambria Math"/>
                    <w:sz w:val="21"/>
                    <w:szCs w:val="21"/>
                  </w:rPr>
                  <m:t>_</m:t>
                </m:r>
                <m:r>
                  <w:rPr>
                    <w:rFonts w:ascii="Cambria Math" w:eastAsiaTheme="minorEastAsia" w:hAnsi="Cambria Math"/>
                    <w:sz w:val="21"/>
                    <w:szCs w:val="21"/>
                  </w:rPr>
                  <m:t>SPEED</m:t>
                </m:r>
              </m:oMath>
            </m:oMathPara>
          </w:p>
        </w:tc>
        <w:tc>
          <w:tcPr>
            <w:tcW w:w="1417" w:type="dxa"/>
            <w:hideMark/>
          </w:tcPr>
          <w:p w14:paraId="2C06D833"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300m/h</w:t>
            </w:r>
          </w:p>
        </w:tc>
      </w:tr>
      <w:tr w:rsidR="00AA222F" w:rsidRPr="00F73DEE" w14:paraId="486938EB" w14:textId="77777777" w:rsidTr="00AA222F">
        <w:trPr>
          <w:jc w:val="center"/>
        </w:trPr>
        <w:tc>
          <w:tcPr>
            <w:tcW w:w="3120" w:type="dxa"/>
          </w:tcPr>
          <w:p w14:paraId="41768259" w14:textId="1161EFBB" w:rsidR="00AA222F" w:rsidRPr="00F73DEE" w:rsidRDefault="00AA222F" w:rsidP="00AA222F">
            <w:pPr>
              <w:rPr>
                <w:rFonts w:ascii="游明朝" w:eastAsia="游明朝" w:hAnsi="游明朝"/>
                <w:sz w:val="21"/>
                <w:szCs w:val="21"/>
              </w:rPr>
            </w:pPr>
            <w:r w:rsidRPr="00F73DEE">
              <w:rPr>
                <w:rFonts w:asciiTheme="minorEastAsia" w:eastAsiaTheme="minorEastAsia" w:hAnsiTheme="minorEastAsia"/>
                <w:sz w:val="21"/>
                <w:szCs w:val="21"/>
              </w:rPr>
              <w:t>許容する累積登り高低差</w:t>
            </w:r>
          </w:p>
        </w:tc>
        <w:tc>
          <w:tcPr>
            <w:tcW w:w="2127" w:type="dxa"/>
            <w:hideMark/>
          </w:tcPr>
          <w:p w14:paraId="1FD5DCF6" w14:textId="2A4C055D" w:rsidR="00AA222F" w:rsidRPr="00F73DEE" w:rsidRDefault="00AA222F" w:rsidP="00AA222F">
            <w:pPr>
              <w:rPr>
                <w:rFonts w:asciiTheme="minorEastAsia" w:eastAsiaTheme="minorEastAsia" w:hAnsiTheme="minorEastAsia"/>
                <w:sz w:val="21"/>
                <w:szCs w:val="21"/>
              </w:rPr>
            </w:pPr>
            <m:oMathPara>
              <m:oMath>
                <m:r>
                  <w:rPr>
                    <w:rFonts w:ascii="Cambria Math" w:eastAsiaTheme="minorEastAsia" w:hAnsi="Cambria Math"/>
                    <w:sz w:val="21"/>
                    <w:szCs w:val="21"/>
                  </w:rPr>
                  <m:t>ROUTE</m:t>
                </m:r>
                <m:r>
                  <m:rPr>
                    <m:sty m:val="p"/>
                  </m:rPr>
                  <w:rPr>
                    <w:rFonts w:ascii="Cambria Math" w:eastAsiaTheme="minorEastAsia" w:hAnsi="Cambria Math"/>
                    <w:sz w:val="21"/>
                    <w:szCs w:val="21"/>
                  </w:rPr>
                  <m:t>_</m:t>
                </m:r>
                <m:r>
                  <w:rPr>
                    <w:rFonts w:ascii="Cambria Math" w:eastAsiaTheme="minorEastAsia" w:hAnsi="Cambria Math"/>
                    <w:sz w:val="21"/>
                    <w:szCs w:val="21"/>
                  </w:rPr>
                  <m:t>TARGET</m:t>
                </m:r>
              </m:oMath>
            </m:oMathPara>
          </w:p>
        </w:tc>
        <w:tc>
          <w:tcPr>
            <w:tcW w:w="1417" w:type="dxa"/>
            <w:hideMark/>
          </w:tcPr>
          <w:p w14:paraId="6A8A9950" w14:textId="77777777" w:rsidR="00AA222F" w:rsidRPr="00F73DEE" w:rsidRDefault="00AA222F" w:rsidP="00AA222F">
            <w:pPr>
              <w:jc w:val="right"/>
              <w:rPr>
                <w:rFonts w:asciiTheme="minorEastAsia" w:eastAsiaTheme="minorEastAsia" w:hAnsiTheme="minorEastAsia"/>
                <w:sz w:val="21"/>
                <w:szCs w:val="21"/>
              </w:rPr>
            </w:pPr>
            <w:r w:rsidRPr="00F73DEE">
              <w:rPr>
                <w:rFonts w:asciiTheme="minorEastAsia" w:eastAsiaTheme="minorEastAsia" w:hAnsiTheme="minorEastAsia"/>
                <w:sz w:val="21"/>
                <w:szCs w:val="21"/>
              </w:rPr>
              <w:t>50m</w:t>
            </w:r>
          </w:p>
        </w:tc>
      </w:tr>
      <w:tr w:rsidR="00AA6F0C" w:rsidRPr="00F73DEE" w14:paraId="5CB08A64" w14:textId="77777777" w:rsidTr="00AA222F">
        <w:trPr>
          <w:jc w:val="center"/>
        </w:trPr>
        <w:tc>
          <w:tcPr>
            <w:tcW w:w="3120" w:type="dxa"/>
          </w:tcPr>
          <w:p w14:paraId="68C34E72" w14:textId="4595F720" w:rsidR="00AA6F0C" w:rsidRPr="00D2569A" w:rsidRDefault="00D2569A" w:rsidP="00D2569A">
            <w:pPr>
              <w:jc w:val="both"/>
              <w:rPr>
                <w:rFonts w:asciiTheme="minorEastAsia" w:eastAsiaTheme="minorEastAsia" w:hAnsiTheme="minorEastAsia"/>
                <w:sz w:val="21"/>
                <w:szCs w:val="21"/>
              </w:rPr>
            </w:pPr>
            <w:r w:rsidRPr="00D2569A">
              <w:rPr>
                <w:rFonts w:asciiTheme="minorEastAsia" w:eastAsiaTheme="minorEastAsia" w:hAnsiTheme="minorEastAsia"/>
                <w:sz w:val="21"/>
                <w:szCs w:val="21"/>
              </w:rPr>
              <w:t>コントロール数の</w:t>
            </w:r>
            <w:r>
              <w:rPr>
                <w:rFonts w:asciiTheme="minorEastAsia" w:eastAsiaTheme="minorEastAsia" w:hAnsiTheme="minorEastAsia" w:hint="eastAsia"/>
                <w:sz w:val="21"/>
                <w:szCs w:val="21"/>
              </w:rPr>
              <w:t>最小数</w:t>
            </w:r>
          </w:p>
        </w:tc>
        <w:tc>
          <w:tcPr>
            <w:tcW w:w="2127" w:type="dxa"/>
          </w:tcPr>
          <w:p w14:paraId="27A56314" w14:textId="1C14B124" w:rsidR="00AA6F0C" w:rsidRDefault="00000000" w:rsidP="00AA222F">
            <w:pPr>
              <w:rPr>
                <w:rFonts w:ascii="游明朝" w:eastAsia="游明朝" w:hAnsi="游明朝"/>
                <w:sz w:val="21"/>
                <w:szCs w:val="21"/>
              </w:rPr>
            </w:pPr>
            <m:oMathPara>
              <m:oMath>
                <m:sSub>
                  <m:sSubPr>
                    <m:ctrlPr>
                      <w:rPr>
                        <w:rFonts w:ascii="Cambria Math" w:eastAsiaTheme="minorEastAsia" w:hAnsi="Cambria Math"/>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min</m:t>
                    </m:r>
                  </m:sub>
                </m:sSub>
              </m:oMath>
            </m:oMathPara>
          </w:p>
        </w:tc>
        <w:tc>
          <w:tcPr>
            <w:tcW w:w="1417" w:type="dxa"/>
          </w:tcPr>
          <w:p w14:paraId="0ED6ACD1" w14:textId="22F76F47" w:rsidR="00AA6F0C" w:rsidRPr="00F73DEE" w:rsidRDefault="00D2569A"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6</w:t>
            </w:r>
          </w:p>
        </w:tc>
      </w:tr>
      <w:tr w:rsidR="00D2569A" w:rsidRPr="00F73DEE" w14:paraId="2099CA7C" w14:textId="77777777" w:rsidTr="00AA222F">
        <w:trPr>
          <w:jc w:val="center"/>
        </w:trPr>
        <w:tc>
          <w:tcPr>
            <w:tcW w:w="3120" w:type="dxa"/>
          </w:tcPr>
          <w:p w14:paraId="5A35689D" w14:textId="53E18EA3" w:rsidR="00D2569A" w:rsidRPr="00D2569A" w:rsidRDefault="00D2569A" w:rsidP="00D2569A">
            <w:pPr>
              <w:jc w:val="both"/>
              <w:rPr>
                <w:rFonts w:asciiTheme="minorEastAsia" w:eastAsiaTheme="minorEastAsia" w:hAnsiTheme="minorEastAsia"/>
                <w:sz w:val="21"/>
                <w:szCs w:val="21"/>
              </w:rPr>
            </w:pPr>
            <w:r>
              <w:rPr>
                <w:rFonts w:asciiTheme="minorEastAsia" w:eastAsiaTheme="minorEastAsia" w:hAnsiTheme="minorEastAsia" w:hint="eastAsia"/>
                <w:sz w:val="21"/>
                <w:szCs w:val="21"/>
              </w:rPr>
              <w:t>コントロール数の最大数</w:t>
            </w:r>
          </w:p>
        </w:tc>
        <w:tc>
          <w:tcPr>
            <w:tcW w:w="2127" w:type="dxa"/>
          </w:tcPr>
          <w:p w14:paraId="4DFB4319" w14:textId="1C5278F7" w:rsidR="00D2569A" w:rsidRDefault="00000000" w:rsidP="00AA222F">
            <w:pPr>
              <w:rPr>
                <w:rFonts w:ascii="游明朝" w:eastAsia="游明朝" w:hAnsi="游明朝"/>
                <w:sz w:val="21"/>
                <w:szCs w:val="21"/>
              </w:rPr>
            </w:pPr>
            <m:oMathPara>
              <m:oMath>
                <m:sSub>
                  <m:sSubPr>
                    <m:ctrlPr>
                      <w:rPr>
                        <w:rFonts w:ascii="Cambria Math" w:eastAsiaTheme="minorEastAsia" w:hAnsi="Cambria Math"/>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max</m:t>
                    </m:r>
                  </m:sub>
                </m:sSub>
              </m:oMath>
            </m:oMathPara>
          </w:p>
        </w:tc>
        <w:tc>
          <w:tcPr>
            <w:tcW w:w="1417" w:type="dxa"/>
          </w:tcPr>
          <w:p w14:paraId="3B49FDC9" w14:textId="69B1CF1C" w:rsidR="00D2569A" w:rsidRPr="00F73DEE" w:rsidRDefault="00EA196F"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12</w:t>
            </w:r>
          </w:p>
        </w:tc>
      </w:tr>
      <w:tr w:rsidR="00D2569A" w:rsidRPr="00F73DEE" w14:paraId="08769EC5" w14:textId="77777777" w:rsidTr="00AA222F">
        <w:trPr>
          <w:jc w:val="center"/>
        </w:trPr>
        <w:tc>
          <w:tcPr>
            <w:tcW w:w="3120" w:type="dxa"/>
          </w:tcPr>
          <w:p w14:paraId="066165AE" w14:textId="2606F5B9" w:rsidR="00D2569A" w:rsidRDefault="00000000" w:rsidP="00D2569A">
            <w:pPr>
              <w:jc w:val="both"/>
              <w:rPr>
                <w:rFonts w:asciiTheme="minorEastAsia" w:eastAsiaTheme="minorEastAsia" w:hAnsiTheme="minorEastAsia"/>
                <w:sz w:val="21"/>
                <w:szCs w:val="21"/>
              </w:rPr>
            </w:pPr>
            <m:oMath>
              <m:sSub>
                <m:sSubPr>
                  <m:ctrlPr>
                    <w:rPr>
                      <w:rFonts w:ascii="Cambria Math" w:eastAsiaTheme="minorEastAsia" w:hAnsi="Cambria Math"/>
                      <w:sz w:val="21"/>
                      <w:szCs w:val="21"/>
                    </w:rPr>
                  </m:ctrlPr>
                </m:sSubPr>
                <m:e>
                  <m:r>
                    <w:rPr>
                      <w:rFonts w:ascii="Cambria Math" w:eastAsiaTheme="minorEastAsia" w:hAnsi="Cambria Math"/>
                      <w:sz w:val="21"/>
                      <w:szCs w:val="21"/>
                    </w:rPr>
                    <m:t>f</m:t>
                  </m:r>
                </m:e>
                <m:sub>
                  <m:r>
                    <w:rPr>
                      <w:rFonts w:ascii="Cambria Math" w:eastAsiaTheme="minorEastAsia" w:hAnsi="Cambria Math"/>
                      <w:sz w:val="21"/>
                      <w:szCs w:val="21"/>
                    </w:rPr>
                    <m:t>map</m:t>
                  </m:r>
                </m:sub>
              </m:sSub>
            </m:oMath>
            <w:r w:rsidR="00D2569A">
              <w:rPr>
                <w:rFonts w:asciiTheme="minorEastAsia" w:eastAsiaTheme="minorEastAsia" w:hAnsiTheme="minorEastAsia" w:hint="eastAsia"/>
                <w:sz w:val="21"/>
                <w:szCs w:val="21"/>
              </w:rPr>
              <w:t>の重みづけ</w:t>
            </w:r>
          </w:p>
        </w:tc>
        <w:tc>
          <w:tcPr>
            <w:tcW w:w="2127" w:type="dxa"/>
          </w:tcPr>
          <w:p w14:paraId="61867E0E" w14:textId="6B3E9B4E" w:rsidR="00D2569A" w:rsidRDefault="00000000" w:rsidP="00AA222F">
            <w:pPr>
              <w:rPr>
                <w:rFonts w:ascii="游明朝" w:eastAsia="游明朝" w:hAnsi="游明朝"/>
                <w:sz w:val="21"/>
                <w:szCs w:val="21"/>
              </w:rPr>
            </w:pPr>
            <m:oMathPara>
              <m:oMath>
                <m:sSub>
                  <m:sSubPr>
                    <m:ctrlPr>
                      <w:rPr>
                        <w:rFonts w:ascii="Cambria Math" w:hAnsi="Cambria Math" w:hint="eastAsia"/>
                        <w:sz w:val="22"/>
                        <w:szCs w:val="22"/>
                      </w:rPr>
                    </m:ctrlPr>
                  </m:sSubPr>
                  <m:e>
                    <m:r>
                      <w:rPr>
                        <w:rFonts w:ascii="Cambria Math" w:hAnsi="Cambria Math"/>
                        <w:sz w:val="22"/>
                        <w:szCs w:val="22"/>
                      </w:rPr>
                      <m:t>W</m:t>
                    </m:r>
                    <m:ctrlPr>
                      <w:rPr>
                        <w:rFonts w:ascii="Cambria Math" w:hAnsi="Cambria Math"/>
                        <w:sz w:val="22"/>
                        <w:szCs w:val="22"/>
                      </w:rPr>
                    </m:ctrlPr>
                  </m:e>
                  <m:sub>
                    <m:r>
                      <w:rPr>
                        <w:rFonts w:ascii="Cambria Math" w:hAnsi="Cambria Math"/>
                        <w:sz w:val="22"/>
                        <w:szCs w:val="22"/>
                      </w:rPr>
                      <m:t>map</m:t>
                    </m:r>
                    <m:ctrlPr>
                      <w:rPr>
                        <w:rFonts w:ascii="Cambria Math" w:hAnsi="Cambria Math"/>
                        <w:sz w:val="22"/>
                        <w:szCs w:val="22"/>
                      </w:rPr>
                    </m:ctrlPr>
                  </m:sub>
                </m:sSub>
              </m:oMath>
            </m:oMathPara>
          </w:p>
        </w:tc>
        <w:tc>
          <w:tcPr>
            <w:tcW w:w="1417" w:type="dxa"/>
          </w:tcPr>
          <w:p w14:paraId="7F9EC19D" w14:textId="024C9D03" w:rsidR="00D2569A" w:rsidRDefault="006B4CE9"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0.</w:t>
            </w:r>
            <w:r w:rsidR="00520D8D">
              <w:rPr>
                <w:rFonts w:asciiTheme="minorEastAsia" w:eastAsiaTheme="minorEastAsia" w:hAnsiTheme="minorEastAsia"/>
                <w:sz w:val="21"/>
                <w:szCs w:val="21"/>
              </w:rPr>
              <w:t>5</w:t>
            </w:r>
            <w:r>
              <w:rPr>
                <w:rFonts w:asciiTheme="minorEastAsia" w:eastAsiaTheme="minorEastAsia" w:hAnsiTheme="minorEastAsia"/>
                <w:sz w:val="21"/>
                <w:szCs w:val="21"/>
              </w:rPr>
              <w:t>0</w:t>
            </w:r>
          </w:p>
        </w:tc>
      </w:tr>
      <w:tr w:rsidR="00D2569A" w:rsidRPr="00F73DEE" w14:paraId="24622A06" w14:textId="77777777" w:rsidTr="00AA222F">
        <w:trPr>
          <w:jc w:val="center"/>
        </w:trPr>
        <w:tc>
          <w:tcPr>
            <w:tcW w:w="3120" w:type="dxa"/>
          </w:tcPr>
          <w:p w14:paraId="3F878590" w14:textId="08458C44" w:rsidR="00D2569A" w:rsidRDefault="00000000" w:rsidP="00D2569A">
            <w:pPr>
              <w:jc w:val="both"/>
              <w:rPr>
                <w:rFonts w:asciiTheme="minorEastAsia" w:eastAsiaTheme="minorEastAsia" w:hAnsiTheme="minorEastAsia"/>
                <w:sz w:val="21"/>
                <w:szCs w:val="21"/>
              </w:rPr>
            </w:pPr>
            <m:oMath>
              <m:sSub>
                <m:sSubPr>
                  <m:ctrlPr>
                    <w:rPr>
                      <w:rFonts w:ascii="Cambria Math" w:eastAsiaTheme="minorEastAsia" w:hAnsi="Cambria Math"/>
                      <w:sz w:val="21"/>
                      <w:szCs w:val="21"/>
                    </w:rPr>
                  </m:ctrlPr>
                </m:sSubPr>
                <m:e>
                  <m:r>
                    <w:rPr>
                      <w:rFonts w:ascii="Cambria Math" w:eastAsiaTheme="minorEastAsia" w:hAnsi="Cambria Math"/>
                      <w:sz w:val="21"/>
                      <w:szCs w:val="21"/>
                    </w:rPr>
                    <m:t>f</m:t>
                  </m:r>
                </m:e>
                <m:sub>
                  <m:r>
                    <w:rPr>
                      <w:rFonts w:ascii="Cambria Math" w:eastAsiaTheme="minorEastAsia" w:hAnsi="Cambria Math"/>
                      <w:sz w:val="21"/>
                      <w:szCs w:val="21"/>
                    </w:rPr>
                    <m:t>dist</m:t>
                  </m:r>
                </m:sub>
              </m:sSub>
            </m:oMath>
            <w:r w:rsidR="00D2569A">
              <w:rPr>
                <w:rFonts w:asciiTheme="minorEastAsia" w:eastAsiaTheme="minorEastAsia" w:hAnsiTheme="minorEastAsia" w:hint="eastAsia"/>
                <w:sz w:val="21"/>
                <w:szCs w:val="21"/>
              </w:rPr>
              <w:t>の重みづけ</w:t>
            </w:r>
          </w:p>
        </w:tc>
        <w:tc>
          <w:tcPr>
            <w:tcW w:w="2127" w:type="dxa"/>
          </w:tcPr>
          <w:p w14:paraId="4D1BB94F" w14:textId="4428B5BD" w:rsidR="00D2569A" w:rsidRDefault="00000000" w:rsidP="00AA222F">
            <w:pPr>
              <w:rPr>
                <w:rFonts w:ascii="游明朝" w:eastAsia="游明朝" w:hAnsi="游明朝"/>
                <w:sz w:val="21"/>
                <w:szCs w:val="21"/>
              </w:rPr>
            </w:pPr>
            <m:oMathPara>
              <m:oMath>
                <m:sSub>
                  <m:sSubPr>
                    <m:ctrlPr>
                      <w:rPr>
                        <w:rFonts w:ascii="Cambria Math" w:hAnsi="Cambria Math" w:hint="eastAsia"/>
                        <w:sz w:val="22"/>
                        <w:szCs w:val="22"/>
                      </w:rPr>
                    </m:ctrlPr>
                  </m:sSubPr>
                  <m:e>
                    <m:r>
                      <w:rPr>
                        <w:rFonts w:ascii="Cambria Math" w:hAnsi="Cambria Math"/>
                        <w:sz w:val="22"/>
                        <w:szCs w:val="22"/>
                      </w:rPr>
                      <m:t>W</m:t>
                    </m:r>
                    <m:ctrlPr>
                      <w:rPr>
                        <w:rFonts w:ascii="Cambria Math" w:hAnsi="Cambria Math"/>
                        <w:sz w:val="22"/>
                        <w:szCs w:val="22"/>
                      </w:rPr>
                    </m:ctrlPr>
                  </m:e>
                  <m:sub>
                    <m:r>
                      <w:rPr>
                        <w:rFonts w:ascii="Cambria Math" w:hAnsi="Cambria Math" w:hint="eastAsia"/>
                        <w:sz w:val="22"/>
                        <w:szCs w:val="22"/>
                      </w:rPr>
                      <m:t>dist</m:t>
                    </m:r>
                    <m:ctrlPr>
                      <w:rPr>
                        <w:rFonts w:ascii="Cambria Math" w:hAnsi="Cambria Math"/>
                        <w:sz w:val="22"/>
                        <w:szCs w:val="22"/>
                      </w:rPr>
                    </m:ctrlPr>
                  </m:sub>
                </m:sSub>
              </m:oMath>
            </m:oMathPara>
          </w:p>
        </w:tc>
        <w:tc>
          <w:tcPr>
            <w:tcW w:w="1417" w:type="dxa"/>
          </w:tcPr>
          <w:p w14:paraId="3BA0D6EE" w14:textId="7E42CEE6" w:rsidR="00D2569A" w:rsidRDefault="006B4CE9"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0.</w:t>
            </w:r>
            <w:r w:rsidR="00520D8D">
              <w:rPr>
                <w:rFonts w:asciiTheme="minorEastAsia" w:eastAsiaTheme="minorEastAsia" w:hAnsiTheme="minorEastAsia"/>
                <w:sz w:val="21"/>
                <w:szCs w:val="21"/>
              </w:rPr>
              <w:t>1</w:t>
            </w:r>
            <w:r>
              <w:rPr>
                <w:rFonts w:asciiTheme="minorEastAsia" w:eastAsiaTheme="minorEastAsia" w:hAnsiTheme="minorEastAsia"/>
                <w:sz w:val="21"/>
                <w:szCs w:val="21"/>
              </w:rPr>
              <w:t>0</w:t>
            </w:r>
          </w:p>
        </w:tc>
      </w:tr>
      <w:tr w:rsidR="00D2569A" w:rsidRPr="00F73DEE" w14:paraId="7C57423A" w14:textId="77777777" w:rsidTr="00AA222F">
        <w:trPr>
          <w:jc w:val="center"/>
        </w:trPr>
        <w:tc>
          <w:tcPr>
            <w:tcW w:w="3120" w:type="dxa"/>
          </w:tcPr>
          <w:p w14:paraId="279364B0" w14:textId="762431AD" w:rsidR="00D2569A" w:rsidRDefault="00000000" w:rsidP="00D2569A">
            <w:pPr>
              <w:jc w:val="both"/>
              <w:rPr>
                <w:rFonts w:asciiTheme="minorEastAsia" w:eastAsiaTheme="minorEastAsia" w:hAnsiTheme="minorEastAsia"/>
                <w:sz w:val="21"/>
                <w:szCs w:val="21"/>
              </w:rPr>
            </w:pPr>
            <m:oMath>
              <m:sSub>
                <m:sSubPr>
                  <m:ctrlPr>
                    <w:rPr>
                      <w:rFonts w:ascii="Cambria Math" w:eastAsiaTheme="minorEastAsia" w:hAnsi="Cambria Math"/>
                      <w:sz w:val="21"/>
                      <w:szCs w:val="21"/>
                    </w:rPr>
                  </m:ctrlPr>
                </m:sSubPr>
                <m:e>
                  <m:r>
                    <w:rPr>
                      <w:rFonts w:ascii="Cambria Math" w:eastAsiaTheme="minorEastAsia" w:hAnsi="Cambria Math"/>
                      <w:sz w:val="21"/>
                      <w:szCs w:val="21"/>
                    </w:rPr>
                    <m:t>f</m:t>
                  </m:r>
                </m:e>
                <m:sub>
                  <m:r>
                    <w:rPr>
                      <w:rFonts w:ascii="Cambria Math" w:eastAsiaTheme="minorEastAsia" w:hAnsi="Cambria Math"/>
                      <w:sz w:val="21"/>
                      <w:szCs w:val="21"/>
                    </w:rPr>
                    <m:t>time</m:t>
                  </m:r>
                </m:sub>
              </m:sSub>
            </m:oMath>
            <w:r w:rsidR="00D2569A">
              <w:rPr>
                <w:rFonts w:asciiTheme="minorEastAsia" w:eastAsiaTheme="minorEastAsia" w:hAnsiTheme="minorEastAsia" w:hint="eastAsia"/>
                <w:sz w:val="21"/>
                <w:szCs w:val="21"/>
              </w:rPr>
              <w:t>の重みづけ</w:t>
            </w:r>
          </w:p>
        </w:tc>
        <w:tc>
          <w:tcPr>
            <w:tcW w:w="2127" w:type="dxa"/>
          </w:tcPr>
          <w:p w14:paraId="5C8A719A" w14:textId="35D00C6B" w:rsidR="00D2569A" w:rsidRDefault="00000000" w:rsidP="00AA222F">
            <w:pPr>
              <w:rPr>
                <w:rFonts w:ascii="游明朝" w:eastAsia="游明朝" w:hAnsi="游明朝"/>
                <w:sz w:val="21"/>
                <w:szCs w:val="21"/>
              </w:rPr>
            </w:pPr>
            <m:oMathPara>
              <m:oMath>
                <m:sSub>
                  <m:sSubPr>
                    <m:ctrlPr>
                      <w:rPr>
                        <w:rFonts w:ascii="Cambria Math" w:hAnsi="Cambria Math" w:hint="eastAsia"/>
                        <w:sz w:val="22"/>
                        <w:szCs w:val="22"/>
                      </w:rPr>
                    </m:ctrlPr>
                  </m:sSubPr>
                  <m:e>
                    <m:r>
                      <w:rPr>
                        <w:rFonts w:ascii="Cambria Math" w:hAnsi="Cambria Math"/>
                        <w:sz w:val="22"/>
                        <w:szCs w:val="22"/>
                      </w:rPr>
                      <m:t>W</m:t>
                    </m:r>
                    <m:ctrlPr>
                      <w:rPr>
                        <w:rFonts w:ascii="Cambria Math" w:hAnsi="Cambria Math"/>
                        <w:sz w:val="22"/>
                        <w:szCs w:val="22"/>
                      </w:rPr>
                    </m:ctrlPr>
                  </m:e>
                  <m:sub>
                    <m:r>
                      <w:rPr>
                        <w:rFonts w:ascii="Cambria Math" w:hAnsi="Cambria Math"/>
                        <w:sz w:val="22"/>
                        <w:szCs w:val="22"/>
                      </w:rPr>
                      <m:t>time</m:t>
                    </m:r>
                    <m:ctrlPr>
                      <w:rPr>
                        <w:rFonts w:ascii="Cambria Math" w:hAnsi="Cambria Math"/>
                        <w:sz w:val="22"/>
                        <w:szCs w:val="22"/>
                      </w:rPr>
                    </m:ctrlPr>
                  </m:sub>
                </m:sSub>
              </m:oMath>
            </m:oMathPara>
          </w:p>
        </w:tc>
        <w:tc>
          <w:tcPr>
            <w:tcW w:w="1417" w:type="dxa"/>
          </w:tcPr>
          <w:p w14:paraId="46350D97" w14:textId="294696A3" w:rsidR="00D2569A" w:rsidRDefault="006B4CE9"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0.25</w:t>
            </w:r>
          </w:p>
        </w:tc>
      </w:tr>
      <w:tr w:rsidR="00D2569A" w:rsidRPr="00F73DEE" w14:paraId="241E85A4" w14:textId="77777777" w:rsidTr="00AA222F">
        <w:trPr>
          <w:jc w:val="center"/>
        </w:trPr>
        <w:tc>
          <w:tcPr>
            <w:tcW w:w="3120" w:type="dxa"/>
          </w:tcPr>
          <w:p w14:paraId="21C8D702" w14:textId="314497B5" w:rsidR="00D2569A" w:rsidRDefault="00000000" w:rsidP="00D2569A">
            <w:pPr>
              <w:jc w:val="both"/>
              <w:rPr>
                <w:rFonts w:asciiTheme="minorEastAsia" w:eastAsiaTheme="minorEastAsia" w:hAnsiTheme="minorEastAsia"/>
                <w:sz w:val="21"/>
                <w:szCs w:val="21"/>
              </w:rPr>
            </w:pPr>
            <m:oMath>
              <m:sSub>
                <m:sSubPr>
                  <m:ctrlPr>
                    <w:rPr>
                      <w:rFonts w:ascii="Cambria Math" w:eastAsiaTheme="minorEastAsia" w:hAnsi="Cambria Math"/>
                      <w:sz w:val="21"/>
                      <w:szCs w:val="21"/>
                    </w:rPr>
                  </m:ctrlPr>
                </m:sSubPr>
                <m:e>
                  <m:r>
                    <w:rPr>
                      <w:rFonts w:ascii="Cambria Math" w:eastAsiaTheme="minorEastAsia" w:hAnsi="Cambria Math"/>
                      <w:sz w:val="21"/>
                      <w:szCs w:val="21"/>
                    </w:rPr>
                    <m:t>f</m:t>
                  </m:r>
                </m:e>
                <m:sub>
                  <m:r>
                    <w:rPr>
                      <w:rFonts w:ascii="Cambria Math" w:eastAsiaTheme="minorEastAsia" w:hAnsi="Cambria Math"/>
                      <w:sz w:val="21"/>
                      <w:szCs w:val="21"/>
                    </w:rPr>
                    <m:t>route</m:t>
                  </m:r>
                </m:sub>
              </m:sSub>
            </m:oMath>
            <w:r w:rsidR="00D2569A">
              <w:rPr>
                <w:rFonts w:asciiTheme="minorEastAsia" w:eastAsiaTheme="minorEastAsia" w:hAnsiTheme="minorEastAsia" w:hint="eastAsia"/>
                <w:sz w:val="21"/>
                <w:szCs w:val="21"/>
              </w:rPr>
              <w:t>の重みづけ</w:t>
            </w:r>
          </w:p>
        </w:tc>
        <w:tc>
          <w:tcPr>
            <w:tcW w:w="2127" w:type="dxa"/>
          </w:tcPr>
          <w:p w14:paraId="30ED349B" w14:textId="4EC3AECA" w:rsidR="00D2569A" w:rsidRDefault="00000000" w:rsidP="00AA222F">
            <w:pPr>
              <w:rPr>
                <w:rFonts w:ascii="游明朝" w:eastAsia="游明朝" w:hAnsi="游明朝"/>
                <w:sz w:val="21"/>
                <w:szCs w:val="21"/>
              </w:rPr>
            </w:pPr>
            <m:oMathPara>
              <m:oMath>
                <m:sSub>
                  <m:sSubPr>
                    <m:ctrlPr>
                      <w:rPr>
                        <w:rFonts w:ascii="Cambria Math" w:hAnsi="Cambria Math" w:hint="eastAsia"/>
                        <w:sz w:val="22"/>
                        <w:szCs w:val="22"/>
                      </w:rPr>
                    </m:ctrlPr>
                  </m:sSubPr>
                  <m:e>
                    <m:r>
                      <w:rPr>
                        <w:rFonts w:ascii="Cambria Math" w:hAnsi="Cambria Math"/>
                        <w:sz w:val="22"/>
                        <w:szCs w:val="22"/>
                      </w:rPr>
                      <m:t>W</m:t>
                    </m:r>
                    <m:ctrlPr>
                      <w:rPr>
                        <w:rFonts w:ascii="Cambria Math" w:hAnsi="Cambria Math"/>
                        <w:sz w:val="22"/>
                        <w:szCs w:val="22"/>
                      </w:rPr>
                    </m:ctrlPr>
                  </m:e>
                  <m:sub>
                    <m:r>
                      <w:rPr>
                        <w:rFonts w:ascii="Cambria Math" w:hAnsi="Cambria Math"/>
                        <w:sz w:val="22"/>
                        <w:szCs w:val="22"/>
                      </w:rPr>
                      <m:t>route</m:t>
                    </m:r>
                    <m:ctrlPr>
                      <w:rPr>
                        <w:rFonts w:ascii="Cambria Math" w:hAnsi="Cambria Math"/>
                        <w:sz w:val="22"/>
                        <w:szCs w:val="22"/>
                      </w:rPr>
                    </m:ctrlPr>
                  </m:sub>
                </m:sSub>
              </m:oMath>
            </m:oMathPara>
          </w:p>
        </w:tc>
        <w:tc>
          <w:tcPr>
            <w:tcW w:w="1417" w:type="dxa"/>
          </w:tcPr>
          <w:p w14:paraId="1707DFB9" w14:textId="3F27481A" w:rsidR="00D2569A" w:rsidRDefault="006B4CE9" w:rsidP="00AA222F">
            <w:pPr>
              <w:jc w:val="right"/>
              <w:rPr>
                <w:rFonts w:asciiTheme="minorEastAsia" w:eastAsiaTheme="minorEastAsia" w:hAnsiTheme="minorEastAsia"/>
                <w:sz w:val="21"/>
                <w:szCs w:val="21"/>
              </w:rPr>
            </w:pPr>
            <w:r>
              <w:rPr>
                <w:rFonts w:asciiTheme="minorEastAsia" w:eastAsiaTheme="minorEastAsia" w:hAnsiTheme="minorEastAsia"/>
                <w:sz w:val="21"/>
                <w:szCs w:val="21"/>
              </w:rPr>
              <w:t>0.15</w:t>
            </w:r>
          </w:p>
        </w:tc>
      </w:tr>
    </w:tbl>
    <w:p w14:paraId="65E2F5C9" w14:textId="3D525860" w:rsidR="00957D70" w:rsidRPr="00F73DEE" w:rsidRDefault="00957D70" w:rsidP="00AA222F">
      <w:pPr>
        <w:spacing w:beforeLines="50" w:before="180"/>
        <w:ind w:firstLineChars="100" w:firstLine="210"/>
        <w:jc w:val="both"/>
        <w:rPr>
          <w:rFonts w:asciiTheme="minorEastAsia" w:eastAsiaTheme="minorEastAsia" w:hAnsiTheme="minorEastAsia"/>
          <w:sz w:val="21"/>
          <w:szCs w:val="21"/>
        </w:rPr>
      </w:pPr>
      <w:r w:rsidRPr="00F73DEE">
        <w:rPr>
          <w:rFonts w:asciiTheme="minorEastAsia" w:eastAsiaTheme="minorEastAsia" w:hAnsiTheme="minorEastAsia"/>
          <w:sz w:val="21"/>
          <w:szCs w:val="21"/>
        </w:rPr>
        <w:t>本問題</w:t>
      </w:r>
      <w:r w:rsidR="009C0B13" w:rsidRPr="00F73DEE">
        <w:rPr>
          <w:rFonts w:asciiTheme="minorEastAsia" w:eastAsiaTheme="minorEastAsia" w:hAnsiTheme="minorEastAsia" w:hint="eastAsia"/>
          <w:sz w:val="21"/>
          <w:szCs w:val="21"/>
        </w:rPr>
        <w:t>で</w:t>
      </w:r>
      <w:r w:rsidRPr="00F73DEE">
        <w:rPr>
          <w:rFonts w:asciiTheme="minorEastAsia" w:eastAsiaTheme="minorEastAsia" w:hAnsiTheme="minorEastAsia"/>
          <w:sz w:val="21"/>
          <w:szCs w:val="21"/>
        </w:rPr>
        <w:t>は</w:t>
      </w:r>
      <w:r w:rsidR="00D41D62" w:rsidRPr="00F73DEE">
        <w:rPr>
          <w:rFonts w:asciiTheme="minorEastAsia" w:eastAsiaTheme="minorEastAsia" w:hAnsiTheme="minorEastAsia" w:hint="eastAsia"/>
          <w:sz w:val="21"/>
          <w:szCs w:val="21"/>
        </w:rPr>
        <w:t>，</w:t>
      </w:r>
      <w:r w:rsidR="002C1466">
        <w:rPr>
          <w:rFonts w:asciiTheme="minorEastAsia" w:eastAsiaTheme="minorEastAsia" w:hAnsiTheme="minorEastAsia" w:hint="eastAsia"/>
          <w:sz w:val="21"/>
          <w:szCs w:val="21"/>
        </w:rPr>
        <w:t>与えられた</w:t>
      </w:r>
      <w:r w:rsidR="009C0B13" w:rsidRPr="00F73DEE">
        <w:rPr>
          <w:rFonts w:asciiTheme="minorEastAsia" w:eastAsiaTheme="minorEastAsia" w:hAnsiTheme="minorEastAsia" w:hint="eastAsia"/>
          <w:sz w:val="21"/>
          <w:szCs w:val="21"/>
        </w:rPr>
        <w:t>コントロール</w:t>
      </w:r>
      <w:r w:rsidRPr="00F73DEE">
        <w:rPr>
          <w:rFonts w:asciiTheme="minorEastAsia" w:eastAsiaTheme="minorEastAsia" w:hAnsiTheme="minorEastAsia"/>
          <w:sz w:val="21"/>
          <w:szCs w:val="21"/>
        </w:rPr>
        <w:t>候補</w:t>
      </w:r>
      <w:r w:rsidR="00B77697">
        <w:rPr>
          <w:rFonts w:asciiTheme="minorEastAsia" w:eastAsiaTheme="minorEastAsia" w:hAnsiTheme="minorEastAsia" w:hint="eastAsia"/>
          <w:sz w:val="21"/>
          <w:szCs w:val="21"/>
        </w:rPr>
        <w:t>，</w:t>
      </w:r>
      <w:r w:rsidR="002C1466">
        <w:rPr>
          <w:rFonts w:asciiTheme="minorEastAsia" w:eastAsiaTheme="minorEastAsia" w:hAnsiTheme="minorEastAsia" w:hint="eastAsia"/>
          <w:sz w:val="21"/>
          <w:szCs w:val="21"/>
        </w:rPr>
        <w:t>道路ネットワーク</w:t>
      </w:r>
      <w:r w:rsidR="00B77697">
        <w:rPr>
          <w:rFonts w:asciiTheme="minorEastAsia" w:eastAsiaTheme="minorEastAsia" w:hAnsiTheme="minorEastAsia" w:hint="eastAsia"/>
          <w:sz w:val="21"/>
          <w:szCs w:val="21"/>
        </w:rPr>
        <w:t>，およびスタート・ゴール地点</w:t>
      </w:r>
      <w:r w:rsidRPr="00F73DEE">
        <w:rPr>
          <w:rFonts w:asciiTheme="minorEastAsia" w:eastAsiaTheme="minorEastAsia" w:hAnsiTheme="minorEastAsia"/>
          <w:sz w:val="21"/>
          <w:szCs w:val="21"/>
        </w:rPr>
        <w:t>から</w:t>
      </w:r>
      <w:r w:rsidR="009C0B13" w:rsidRPr="00F73DEE">
        <w:rPr>
          <w:rFonts w:asciiTheme="minorEastAsia" w:eastAsiaTheme="minorEastAsia" w:hAnsiTheme="minorEastAsia" w:hint="eastAsia"/>
          <w:sz w:val="21"/>
          <w:szCs w:val="21"/>
        </w:rPr>
        <w:t>適切な</w:t>
      </w:r>
      <w:r w:rsidRPr="00F73DEE">
        <w:rPr>
          <w:rFonts w:asciiTheme="minorEastAsia" w:eastAsiaTheme="minorEastAsia" w:hAnsiTheme="minorEastAsia"/>
          <w:sz w:val="21"/>
          <w:szCs w:val="21"/>
        </w:rPr>
        <w:t>コースを求める</w:t>
      </w:r>
      <w:r w:rsidR="00D41D62" w:rsidRPr="00F73DEE">
        <w:rPr>
          <w:rFonts w:asciiTheme="minorEastAsia" w:eastAsiaTheme="minorEastAsia" w:hAnsiTheme="minorEastAsia"/>
          <w:sz w:val="21"/>
          <w:szCs w:val="21"/>
        </w:rPr>
        <w:t>．</w:t>
      </w:r>
    </w:p>
    <w:p w14:paraId="126C44C4" w14:textId="0E5C2E64" w:rsidR="002F2076" w:rsidRDefault="002F2076" w:rsidP="00F82BBC">
      <w:pPr>
        <w:pStyle w:val="a9"/>
        <w:numPr>
          <w:ilvl w:val="0"/>
          <w:numId w:val="7"/>
        </w:numPr>
        <w:jc w:val="both"/>
        <w:rPr>
          <w:rFonts w:asciiTheme="minorEastAsia" w:eastAsiaTheme="minorEastAsia" w:hAnsiTheme="minorEastAsia"/>
          <w:sz w:val="21"/>
          <w:szCs w:val="21"/>
        </w:rPr>
      </w:pPr>
      <w:r w:rsidRPr="00F73DEE">
        <w:rPr>
          <w:rFonts w:asciiTheme="minorEastAsia" w:eastAsiaTheme="minorEastAsia" w:hAnsiTheme="minorEastAsia" w:hint="eastAsia"/>
          <w:sz w:val="21"/>
          <w:szCs w:val="21"/>
        </w:rPr>
        <w:t>コントロール候補の一覧：</w:t>
      </w:r>
      <w:r w:rsidRPr="00F73DEE">
        <w:rPr>
          <w:rFonts w:asciiTheme="minorEastAsia" w:eastAsiaTheme="minorEastAsia" w:hAnsiTheme="minorEastAsia"/>
          <w:sz w:val="21"/>
          <w:szCs w:val="21"/>
        </w:rPr>
        <w:t>landmarks.csv</w:t>
      </w:r>
    </w:p>
    <w:p w14:paraId="1D265972" w14:textId="765BAEE8" w:rsidR="00AC63DA" w:rsidRDefault="00AC63DA" w:rsidP="00F66BBE">
      <w:pPr>
        <w:ind w:leftChars="177" w:left="425"/>
        <w:rPr>
          <w:rFonts w:asciiTheme="minorEastAsia" w:eastAsiaTheme="minorEastAsia" w:hAnsiTheme="minorEastAsia"/>
          <w:sz w:val="21"/>
          <w:szCs w:val="21"/>
        </w:rPr>
      </w:pPr>
      <w:r>
        <w:rPr>
          <w:rFonts w:asciiTheme="minorEastAsia" w:eastAsiaTheme="minorEastAsia" w:hAnsiTheme="minorEastAsia" w:hint="eastAsia"/>
          <w:sz w:val="21"/>
          <w:szCs w:val="21"/>
        </w:rPr>
        <w:t>1行に1つのコントロール候補の情報が記載されている．各列の記載情報を表2に示す．</w:t>
      </w:r>
    </w:p>
    <w:p w14:paraId="6D648B56" w14:textId="58E9D1E6" w:rsidR="00C448F9" w:rsidRPr="00C448F9" w:rsidRDefault="00C448F9" w:rsidP="00C448F9">
      <w:pPr>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表</w:t>
      </w:r>
      <w:r>
        <w:rPr>
          <w:rFonts w:asciiTheme="minorEastAsia" w:eastAsiaTheme="minorEastAsia" w:hAnsiTheme="minorEastAsia"/>
          <w:sz w:val="21"/>
          <w:szCs w:val="21"/>
        </w:rPr>
        <w:t>2</w:t>
      </w:r>
      <w:r w:rsidR="00D021FB">
        <w:rPr>
          <w:rFonts w:asciiTheme="minorEastAsia" w:eastAsiaTheme="minorEastAsia" w:hAnsiTheme="minorEastAsia" w:hint="eastAsia"/>
          <w:sz w:val="21"/>
          <w:szCs w:val="21"/>
        </w:rPr>
        <w:t>：</w:t>
      </w:r>
      <w:r w:rsidR="00D021FB" w:rsidRPr="00F73DEE">
        <w:rPr>
          <w:rFonts w:asciiTheme="minorEastAsia" w:eastAsiaTheme="minorEastAsia" w:hAnsiTheme="minorEastAsia"/>
          <w:sz w:val="21"/>
          <w:szCs w:val="21"/>
        </w:rPr>
        <w:t>landmarks</w:t>
      </w:r>
      <w:r w:rsidR="00D021FB">
        <w:rPr>
          <w:rFonts w:asciiTheme="minorEastAsia" w:eastAsiaTheme="minorEastAsia" w:hAnsiTheme="minorEastAsia"/>
          <w:sz w:val="21"/>
          <w:szCs w:val="21"/>
        </w:rPr>
        <w:t>.csv</w:t>
      </w:r>
      <w:r w:rsidR="00D021FB">
        <w:rPr>
          <w:rFonts w:asciiTheme="minorEastAsia" w:eastAsiaTheme="minorEastAsia" w:hAnsiTheme="minorEastAsia" w:hint="eastAsia"/>
          <w:sz w:val="21"/>
          <w:szCs w:val="21"/>
        </w:rPr>
        <w:t>のカラム一覧</w:t>
      </w:r>
    </w:p>
    <w:tbl>
      <w:tblPr>
        <w:tblStyle w:val="25"/>
        <w:tblW w:w="5247" w:type="dxa"/>
        <w:jc w:val="center"/>
        <w:tblLook w:val="0620" w:firstRow="1" w:lastRow="0" w:firstColumn="0" w:lastColumn="0" w:noHBand="1" w:noVBand="1"/>
      </w:tblPr>
      <w:tblGrid>
        <w:gridCol w:w="3120"/>
        <w:gridCol w:w="2127"/>
      </w:tblGrid>
      <w:tr w:rsidR="00C448F9" w:rsidRPr="00F73DEE" w14:paraId="158B5787" w14:textId="77777777" w:rsidTr="00C448F9">
        <w:trPr>
          <w:cnfStyle w:val="100000000000" w:firstRow="1" w:lastRow="0" w:firstColumn="0" w:lastColumn="0" w:oddVBand="0" w:evenVBand="0" w:oddHBand="0" w:evenHBand="0" w:firstRowFirstColumn="0" w:firstRowLastColumn="0" w:lastRowFirstColumn="0" w:lastRowLastColumn="0"/>
          <w:jc w:val="center"/>
        </w:trPr>
        <w:tc>
          <w:tcPr>
            <w:tcW w:w="3120" w:type="dxa"/>
          </w:tcPr>
          <w:p w14:paraId="7BFBCF9B" w14:textId="77777777" w:rsidR="00C448F9" w:rsidRPr="00F73DEE" w:rsidRDefault="00C448F9" w:rsidP="00373919">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説明</w:t>
            </w:r>
          </w:p>
        </w:tc>
        <w:tc>
          <w:tcPr>
            <w:tcW w:w="2127" w:type="dxa"/>
            <w:hideMark/>
          </w:tcPr>
          <w:p w14:paraId="065857A3" w14:textId="59C12E3C" w:rsidR="00C448F9" w:rsidRPr="00C448F9" w:rsidRDefault="00C448F9" w:rsidP="00373919">
            <w:pPr>
              <w:jc w:val="center"/>
              <w:rPr>
                <w:rFonts w:asciiTheme="minorEastAsia" w:eastAsiaTheme="minorEastAsia" w:hAnsiTheme="minorEastAsia"/>
                <w:b w:val="0"/>
                <w:bCs w:val="0"/>
                <w:sz w:val="21"/>
                <w:szCs w:val="21"/>
              </w:rPr>
            </w:pPr>
            <w:r w:rsidRPr="00C448F9">
              <w:rPr>
                <w:rFonts w:asciiTheme="minorEastAsia" w:eastAsiaTheme="minorEastAsia" w:hAnsiTheme="minorEastAsia" w:hint="eastAsia"/>
                <w:b w:val="0"/>
                <w:bCs w:val="0"/>
                <w:sz w:val="21"/>
                <w:szCs w:val="21"/>
              </w:rPr>
              <w:t>列</w:t>
            </w:r>
          </w:p>
        </w:tc>
      </w:tr>
      <w:tr w:rsidR="00C448F9" w:rsidRPr="00F73DEE" w14:paraId="513A3FD8" w14:textId="77777777" w:rsidTr="00C448F9">
        <w:trPr>
          <w:jc w:val="center"/>
        </w:trPr>
        <w:tc>
          <w:tcPr>
            <w:tcW w:w="3120" w:type="dxa"/>
          </w:tcPr>
          <w:p w14:paraId="1DA9A5D8" w14:textId="776C64EB" w:rsidR="00C448F9" w:rsidRPr="00C448F9" w:rsidRDefault="00AC63DA" w:rsidP="00373919">
            <w:pPr>
              <w:rPr>
                <w:rFonts w:asciiTheme="minorEastAsia" w:eastAsiaTheme="minorEastAsia" w:hAnsiTheme="minorEastAsia"/>
                <w:sz w:val="21"/>
                <w:szCs w:val="21"/>
              </w:rPr>
            </w:pPr>
            <w:r>
              <w:rPr>
                <w:rFonts w:asciiTheme="minorEastAsia" w:eastAsiaTheme="minorEastAsia" w:hAnsiTheme="minorEastAsia" w:hint="eastAsia"/>
                <w:sz w:val="21"/>
                <w:szCs w:val="21"/>
              </w:rPr>
              <w:t>コントロール</w:t>
            </w:r>
            <w:r w:rsidR="00C448F9" w:rsidRPr="00C448F9">
              <w:rPr>
                <w:rFonts w:asciiTheme="minorEastAsia" w:eastAsiaTheme="minorEastAsia" w:hAnsiTheme="minorEastAsia" w:hint="eastAsia"/>
                <w:sz w:val="21"/>
                <w:szCs w:val="21"/>
              </w:rPr>
              <w:t>候補の</w:t>
            </w:r>
            <w:r>
              <w:rPr>
                <w:rFonts w:asciiTheme="minorEastAsia" w:eastAsiaTheme="minorEastAsia" w:hAnsiTheme="minorEastAsia" w:hint="eastAsia"/>
                <w:sz w:val="21"/>
                <w:szCs w:val="21"/>
              </w:rPr>
              <w:t>識別番号</w:t>
            </w:r>
          </w:p>
        </w:tc>
        <w:tc>
          <w:tcPr>
            <w:tcW w:w="2127" w:type="dxa"/>
            <w:hideMark/>
          </w:tcPr>
          <w:p w14:paraId="104C141B" w14:textId="45AC2838" w:rsidR="00C448F9" w:rsidRPr="00F73DEE" w:rsidRDefault="00C448F9" w:rsidP="00C448F9">
            <w:pPr>
              <w:jc w:val="center"/>
              <w:rPr>
                <w:rFonts w:asciiTheme="minorEastAsia" w:eastAsiaTheme="minorEastAsia" w:hAnsiTheme="minorEastAsia"/>
                <w:sz w:val="21"/>
                <w:szCs w:val="21"/>
              </w:rPr>
            </w:pPr>
            <w:r>
              <w:rPr>
                <w:rFonts w:asciiTheme="minorEastAsia" w:eastAsiaTheme="minorEastAsia" w:hAnsiTheme="minorEastAsia"/>
                <w:sz w:val="21"/>
                <w:szCs w:val="21"/>
              </w:rPr>
              <w:t>id</w:t>
            </w:r>
          </w:p>
        </w:tc>
      </w:tr>
      <w:tr w:rsidR="00C448F9" w:rsidRPr="00F73DEE" w14:paraId="7EEDD552" w14:textId="77777777" w:rsidTr="00C448F9">
        <w:trPr>
          <w:jc w:val="center"/>
        </w:trPr>
        <w:tc>
          <w:tcPr>
            <w:tcW w:w="3120" w:type="dxa"/>
          </w:tcPr>
          <w:p w14:paraId="42B018C3" w14:textId="0E55DA70" w:rsidR="00C448F9" w:rsidRPr="00F73DEE" w:rsidRDefault="00C448F9" w:rsidP="00373919">
            <w:pPr>
              <w:rPr>
                <w:rFonts w:ascii="游明朝" w:eastAsia="游明朝" w:hAnsi="游明朝"/>
                <w:sz w:val="21"/>
                <w:szCs w:val="21"/>
              </w:rPr>
            </w:pPr>
            <w:r>
              <w:rPr>
                <w:rFonts w:ascii="游明朝" w:eastAsia="游明朝" w:hAnsi="游明朝" w:hint="eastAsia"/>
                <w:sz w:val="21"/>
                <w:szCs w:val="21"/>
              </w:rPr>
              <w:t>地点名</w:t>
            </w:r>
          </w:p>
        </w:tc>
        <w:tc>
          <w:tcPr>
            <w:tcW w:w="2127" w:type="dxa"/>
            <w:hideMark/>
          </w:tcPr>
          <w:p w14:paraId="78B2BBC4" w14:textId="60D2EE69" w:rsidR="00C448F9" w:rsidRPr="00F73DEE" w:rsidRDefault="00C448F9" w:rsidP="00C448F9">
            <w:pPr>
              <w:jc w:val="center"/>
              <w:rPr>
                <w:rFonts w:asciiTheme="minorEastAsia" w:eastAsiaTheme="minorEastAsia" w:hAnsiTheme="minorEastAsia"/>
                <w:sz w:val="21"/>
                <w:szCs w:val="21"/>
              </w:rPr>
            </w:pPr>
            <w:r>
              <w:rPr>
                <w:rFonts w:asciiTheme="minorEastAsia" w:eastAsiaTheme="minorEastAsia" w:hAnsiTheme="minorEastAsia"/>
                <w:sz w:val="21"/>
                <w:szCs w:val="21"/>
              </w:rPr>
              <w:t>name</w:t>
            </w:r>
          </w:p>
        </w:tc>
      </w:tr>
      <w:tr w:rsidR="00C448F9" w:rsidRPr="00F73DEE" w14:paraId="796E65F6" w14:textId="77777777" w:rsidTr="00C448F9">
        <w:trPr>
          <w:jc w:val="center"/>
        </w:trPr>
        <w:tc>
          <w:tcPr>
            <w:tcW w:w="3120" w:type="dxa"/>
          </w:tcPr>
          <w:p w14:paraId="051DA899" w14:textId="11782D95" w:rsidR="00C448F9" w:rsidRPr="00F73DEE" w:rsidRDefault="00C448F9" w:rsidP="00373919">
            <w:pPr>
              <w:rPr>
                <w:rFonts w:ascii="游明朝" w:eastAsia="游明朝" w:hAnsi="游明朝" w:cs="Times New Roman"/>
                <w:sz w:val="21"/>
                <w:szCs w:val="21"/>
              </w:rPr>
            </w:pPr>
            <w:r>
              <w:rPr>
                <w:rFonts w:ascii="游明朝" w:eastAsia="游明朝" w:hAnsi="游明朝" w:hint="eastAsia"/>
                <w:sz w:val="21"/>
                <w:szCs w:val="21"/>
              </w:rPr>
              <w:t>種別</w:t>
            </w:r>
            <w:r>
              <w:rPr>
                <w:rFonts w:ascii="游明朝" w:eastAsia="游明朝" w:hAnsi="游明朝"/>
                <w:sz w:val="21"/>
                <w:szCs w:val="21"/>
              </w:rPr>
              <w:t>(</w:t>
            </w:r>
            <w:r>
              <w:rPr>
                <w:rFonts w:ascii="游明朝" w:eastAsia="游明朝" w:hAnsi="游明朝" w:hint="eastAsia"/>
                <w:sz w:val="21"/>
                <w:szCs w:val="21"/>
              </w:rPr>
              <w:t>例：</w:t>
            </w:r>
            <w:proofErr w:type="spellStart"/>
            <w:r>
              <w:rPr>
                <w:rFonts w:ascii="游明朝" w:eastAsia="游明朝" w:hAnsi="游明朝"/>
                <w:sz w:val="21"/>
                <w:szCs w:val="21"/>
              </w:rPr>
              <w:t>post_office</w:t>
            </w:r>
            <w:proofErr w:type="spellEnd"/>
            <w:r>
              <w:rPr>
                <w:rFonts w:ascii="游明朝" w:eastAsia="游明朝" w:hAnsi="游明朝"/>
                <w:sz w:val="21"/>
                <w:szCs w:val="21"/>
              </w:rPr>
              <w:t>)</w:t>
            </w:r>
          </w:p>
        </w:tc>
        <w:tc>
          <w:tcPr>
            <w:tcW w:w="2127" w:type="dxa"/>
            <w:hideMark/>
          </w:tcPr>
          <w:p w14:paraId="5DD9A828" w14:textId="113CB664" w:rsidR="00C448F9" w:rsidRPr="00F73DEE" w:rsidRDefault="00C448F9" w:rsidP="00C448F9">
            <w:pPr>
              <w:jc w:val="center"/>
              <w:rPr>
                <w:rFonts w:asciiTheme="minorEastAsia" w:eastAsiaTheme="minorEastAsia" w:hAnsiTheme="minorEastAsia"/>
                <w:sz w:val="21"/>
                <w:szCs w:val="21"/>
              </w:rPr>
            </w:pPr>
            <w:r>
              <w:rPr>
                <w:rFonts w:asciiTheme="minorEastAsia" w:eastAsiaTheme="minorEastAsia" w:hAnsiTheme="minorEastAsia"/>
                <w:sz w:val="21"/>
                <w:szCs w:val="21"/>
              </w:rPr>
              <w:t>feature</w:t>
            </w:r>
          </w:p>
        </w:tc>
      </w:tr>
      <w:tr w:rsidR="00C448F9" w:rsidRPr="00F73DEE" w14:paraId="036D4B67" w14:textId="77777777" w:rsidTr="00C448F9">
        <w:trPr>
          <w:jc w:val="center"/>
        </w:trPr>
        <w:tc>
          <w:tcPr>
            <w:tcW w:w="3120" w:type="dxa"/>
          </w:tcPr>
          <w:p w14:paraId="1B4A7E77" w14:textId="4F20A089" w:rsidR="00C448F9" w:rsidRPr="00F73DEE" w:rsidRDefault="00C448F9" w:rsidP="00373919">
            <w:pPr>
              <w:rPr>
                <w:rFonts w:ascii="游明朝" w:eastAsia="游明朝" w:hAnsi="游明朝" w:cs="Times New Roman"/>
                <w:sz w:val="21"/>
                <w:szCs w:val="21"/>
              </w:rPr>
            </w:pPr>
            <w:r>
              <w:rPr>
                <w:rFonts w:ascii="游明朝" w:eastAsia="游明朝" w:hAnsi="游明朝" w:hint="eastAsia"/>
                <w:sz w:val="21"/>
                <w:szCs w:val="21"/>
              </w:rPr>
              <w:t>緯度</w:t>
            </w:r>
          </w:p>
        </w:tc>
        <w:tc>
          <w:tcPr>
            <w:tcW w:w="2127" w:type="dxa"/>
            <w:hideMark/>
          </w:tcPr>
          <w:p w14:paraId="13E25B72" w14:textId="18CC1C49" w:rsidR="00C448F9" w:rsidRPr="00F73DEE" w:rsidRDefault="00C448F9" w:rsidP="00C448F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lat</w:t>
            </w:r>
            <w:proofErr w:type="spellEnd"/>
          </w:p>
        </w:tc>
      </w:tr>
      <w:tr w:rsidR="00C448F9" w:rsidRPr="00F73DEE" w14:paraId="5BFCB275" w14:textId="77777777" w:rsidTr="00C448F9">
        <w:trPr>
          <w:jc w:val="center"/>
        </w:trPr>
        <w:tc>
          <w:tcPr>
            <w:tcW w:w="3120" w:type="dxa"/>
          </w:tcPr>
          <w:p w14:paraId="12F26FAF" w14:textId="555A50B5" w:rsidR="00C448F9" w:rsidRPr="00F73DEE" w:rsidRDefault="00C448F9" w:rsidP="00373919">
            <w:pPr>
              <w:rPr>
                <w:rFonts w:ascii="游明朝" w:eastAsia="游明朝" w:hAnsi="游明朝" w:cs="Times New Roman"/>
                <w:sz w:val="21"/>
                <w:szCs w:val="21"/>
              </w:rPr>
            </w:pPr>
            <w:r>
              <w:rPr>
                <w:rFonts w:ascii="游明朝" w:eastAsia="游明朝" w:hAnsi="游明朝" w:hint="eastAsia"/>
                <w:sz w:val="21"/>
                <w:szCs w:val="21"/>
              </w:rPr>
              <w:t>経度</w:t>
            </w:r>
          </w:p>
        </w:tc>
        <w:tc>
          <w:tcPr>
            <w:tcW w:w="2127" w:type="dxa"/>
            <w:hideMark/>
          </w:tcPr>
          <w:p w14:paraId="79B34810" w14:textId="1AEE181F" w:rsidR="00C448F9" w:rsidRPr="00F73DEE" w:rsidRDefault="00C448F9" w:rsidP="00C448F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lon</w:t>
            </w:r>
            <w:proofErr w:type="spellEnd"/>
          </w:p>
        </w:tc>
      </w:tr>
      <w:tr w:rsidR="00C448F9" w:rsidRPr="00F73DEE" w14:paraId="50B9519D" w14:textId="77777777" w:rsidTr="00C448F9">
        <w:trPr>
          <w:jc w:val="center"/>
        </w:trPr>
        <w:tc>
          <w:tcPr>
            <w:tcW w:w="3120" w:type="dxa"/>
          </w:tcPr>
          <w:p w14:paraId="08570980" w14:textId="4C3FF483" w:rsidR="00C448F9" w:rsidRPr="00F73DEE" w:rsidRDefault="00C448F9" w:rsidP="00373919">
            <w:pPr>
              <w:rPr>
                <w:rFonts w:ascii="游明朝" w:eastAsia="游明朝" w:hAnsi="游明朝"/>
                <w:sz w:val="21"/>
                <w:szCs w:val="21"/>
              </w:rPr>
            </w:pPr>
            <w:r>
              <w:rPr>
                <w:rFonts w:asciiTheme="minorEastAsia" w:eastAsiaTheme="minorEastAsia" w:hAnsiTheme="minorEastAsia" w:hint="eastAsia"/>
                <w:sz w:val="21"/>
                <w:szCs w:val="21"/>
              </w:rPr>
              <w:t>最寄りの道路ノードID</w:t>
            </w:r>
          </w:p>
        </w:tc>
        <w:tc>
          <w:tcPr>
            <w:tcW w:w="2127" w:type="dxa"/>
            <w:hideMark/>
          </w:tcPr>
          <w:p w14:paraId="0E14228F" w14:textId="44EEA24F" w:rsidR="00C448F9" w:rsidRPr="00F73DEE" w:rsidRDefault="00C448F9" w:rsidP="00C448F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nearest_node</w:t>
            </w:r>
            <w:proofErr w:type="spellEnd"/>
          </w:p>
        </w:tc>
      </w:tr>
    </w:tbl>
    <w:p w14:paraId="7BA4658D" w14:textId="0FAB8251" w:rsidR="00A845AB" w:rsidRPr="00D021FB" w:rsidRDefault="00937445" w:rsidP="00D021FB">
      <w:pPr>
        <w:pStyle w:val="a9"/>
        <w:numPr>
          <w:ilvl w:val="0"/>
          <w:numId w:val="1"/>
        </w:numPr>
        <w:jc w:val="both"/>
        <w:rPr>
          <w:rFonts w:asciiTheme="minorEastAsia" w:eastAsiaTheme="minorEastAsia" w:hAnsiTheme="minorEastAsia"/>
          <w:sz w:val="21"/>
          <w:szCs w:val="21"/>
        </w:rPr>
      </w:pPr>
      <w:r w:rsidRPr="00D021FB">
        <w:rPr>
          <w:rFonts w:asciiTheme="minorEastAsia" w:eastAsiaTheme="minorEastAsia" w:hAnsiTheme="minorEastAsia"/>
          <w:sz w:val="21"/>
          <w:szCs w:val="21"/>
        </w:rPr>
        <w:t>道路ネットワーク</w:t>
      </w:r>
    </w:p>
    <w:p w14:paraId="696019EA" w14:textId="6BD1AE67" w:rsidR="002F2076" w:rsidRPr="00F73DEE" w:rsidRDefault="002F2076" w:rsidP="00F82BBC">
      <w:pPr>
        <w:pStyle w:val="a9"/>
        <w:numPr>
          <w:ilvl w:val="1"/>
          <w:numId w:val="8"/>
        </w:numPr>
        <w:jc w:val="both"/>
        <w:rPr>
          <w:rFonts w:asciiTheme="minorEastAsia" w:eastAsiaTheme="minorEastAsia" w:hAnsiTheme="minorEastAsia"/>
          <w:sz w:val="21"/>
          <w:szCs w:val="21"/>
        </w:rPr>
      </w:pPr>
      <w:r w:rsidRPr="00F73DEE">
        <w:rPr>
          <w:rFonts w:asciiTheme="minorEastAsia" w:eastAsiaTheme="minorEastAsia" w:hAnsiTheme="minorEastAsia" w:hint="eastAsia"/>
          <w:sz w:val="21"/>
          <w:szCs w:val="21"/>
        </w:rPr>
        <w:t>道の分岐点</w:t>
      </w:r>
      <w:r w:rsidR="00D41D62" w:rsidRPr="00F73DEE">
        <w:rPr>
          <w:rFonts w:asciiTheme="minorEastAsia" w:eastAsiaTheme="minorEastAsia" w:hAnsiTheme="minorEastAsia" w:hint="eastAsia"/>
          <w:sz w:val="21"/>
          <w:szCs w:val="21"/>
        </w:rPr>
        <w:t>，</w:t>
      </w:r>
      <w:r w:rsidRPr="00F73DEE">
        <w:rPr>
          <w:rFonts w:asciiTheme="minorEastAsia" w:eastAsiaTheme="minorEastAsia" w:hAnsiTheme="minorEastAsia" w:hint="eastAsia"/>
          <w:sz w:val="21"/>
          <w:szCs w:val="21"/>
        </w:rPr>
        <w:t>交差点：</w:t>
      </w:r>
      <w:r w:rsidRPr="00F73DEE">
        <w:rPr>
          <w:rFonts w:asciiTheme="minorEastAsia" w:eastAsiaTheme="minorEastAsia" w:hAnsiTheme="minorEastAsia"/>
          <w:sz w:val="21"/>
          <w:szCs w:val="21"/>
        </w:rPr>
        <w:t>nodes.csv</w:t>
      </w:r>
    </w:p>
    <w:p w14:paraId="3F2BB535" w14:textId="77777777" w:rsidR="00D021FB" w:rsidRDefault="002F2076" w:rsidP="00D021FB">
      <w:pPr>
        <w:pStyle w:val="a9"/>
        <w:numPr>
          <w:ilvl w:val="1"/>
          <w:numId w:val="8"/>
        </w:numPr>
        <w:jc w:val="both"/>
        <w:rPr>
          <w:rFonts w:asciiTheme="minorEastAsia" w:eastAsiaTheme="minorEastAsia" w:hAnsiTheme="minorEastAsia"/>
          <w:sz w:val="21"/>
          <w:szCs w:val="21"/>
        </w:rPr>
      </w:pPr>
      <w:r w:rsidRPr="00F73DEE">
        <w:rPr>
          <w:rFonts w:asciiTheme="minorEastAsia" w:eastAsiaTheme="minorEastAsia" w:hAnsiTheme="minorEastAsia" w:hint="eastAsia"/>
          <w:sz w:val="21"/>
          <w:szCs w:val="21"/>
        </w:rPr>
        <w:t>道路：</w:t>
      </w:r>
      <w:r w:rsidRPr="00F73DEE">
        <w:rPr>
          <w:rFonts w:asciiTheme="minorEastAsia" w:eastAsiaTheme="minorEastAsia" w:hAnsiTheme="minorEastAsia"/>
          <w:sz w:val="21"/>
          <w:szCs w:val="21"/>
        </w:rPr>
        <w:t>edges.csv</w:t>
      </w:r>
    </w:p>
    <w:p w14:paraId="7C42C6D8" w14:textId="56EA0239" w:rsidR="00AC63DA" w:rsidRPr="00AC63DA" w:rsidRDefault="00AC63DA" w:rsidP="00F66BBE">
      <w:pPr>
        <w:ind w:leftChars="177" w:left="425"/>
        <w:rPr>
          <w:rFonts w:asciiTheme="minorEastAsia" w:eastAsiaTheme="minorEastAsia" w:hAnsiTheme="minorEastAsia"/>
          <w:sz w:val="21"/>
          <w:szCs w:val="21"/>
          <w:rPrChange w:id="6" w:author="Noriko OTANI" w:date="2026-07-17T20:25:00Z" w16du:dateUtc="2026-07-17T11:25:00Z">
            <w:rPr/>
          </w:rPrChange>
        </w:rPr>
      </w:pPr>
      <w:r w:rsidRPr="00F66BBE">
        <w:rPr>
          <w:rFonts w:asciiTheme="minorEastAsia" w:eastAsiaTheme="minorEastAsia" w:hAnsiTheme="minorEastAsia"/>
          <w:sz w:val="21"/>
          <w:szCs w:val="21"/>
        </w:rPr>
        <w:t>1行に</w:t>
      </w:r>
      <w:r w:rsidRPr="00AC63DA">
        <w:rPr>
          <w:rFonts w:asciiTheme="minorEastAsia" w:eastAsiaTheme="minorEastAsia" w:hAnsiTheme="minorEastAsia"/>
          <w:sz w:val="21"/>
          <w:szCs w:val="21"/>
          <w:rPrChange w:id="7" w:author="Noriko OTANI" w:date="2026-07-17T20:25:00Z" w16du:dateUtc="2026-07-17T11:25:00Z">
            <w:rPr/>
          </w:rPrChange>
        </w:rPr>
        <w:t>1つの</w:t>
      </w:r>
      <w:r w:rsidR="003C5682">
        <w:rPr>
          <w:rFonts w:asciiTheme="minorEastAsia" w:eastAsiaTheme="minorEastAsia" w:hAnsiTheme="minorEastAsia" w:hint="eastAsia"/>
          <w:sz w:val="21"/>
          <w:szCs w:val="21"/>
        </w:rPr>
        <w:t>分岐点，交差点，道路</w:t>
      </w:r>
      <w:r w:rsidRPr="00F66BBE">
        <w:rPr>
          <w:rFonts w:asciiTheme="minorEastAsia" w:eastAsiaTheme="minorEastAsia" w:hAnsiTheme="minorEastAsia" w:hint="eastAsia"/>
          <w:sz w:val="21"/>
          <w:szCs w:val="21"/>
        </w:rPr>
        <w:t>の情報が記載されている．各列の記載情報を表</w:t>
      </w:r>
      <w:r w:rsidR="003C5682">
        <w:rPr>
          <w:rFonts w:asciiTheme="minorEastAsia" w:eastAsiaTheme="minorEastAsia" w:hAnsiTheme="minorEastAsia" w:hint="eastAsia"/>
          <w:sz w:val="21"/>
          <w:szCs w:val="21"/>
        </w:rPr>
        <w:t>3,4</w:t>
      </w:r>
      <w:r w:rsidRPr="00AC63DA">
        <w:rPr>
          <w:rFonts w:asciiTheme="minorEastAsia" w:eastAsiaTheme="minorEastAsia" w:hAnsiTheme="minorEastAsia" w:hint="eastAsia"/>
          <w:sz w:val="21"/>
          <w:szCs w:val="21"/>
          <w:rPrChange w:id="8" w:author="Noriko OTANI" w:date="2026-07-17T20:25:00Z" w16du:dateUtc="2026-07-17T11:25:00Z">
            <w:rPr>
              <w:rFonts w:hint="eastAsia"/>
            </w:rPr>
          </w:rPrChange>
        </w:rPr>
        <w:t>に示す．</w:t>
      </w:r>
    </w:p>
    <w:p w14:paraId="36E9C0D4" w14:textId="247CCB07" w:rsidR="00D021FB" w:rsidRPr="00D021FB" w:rsidRDefault="00D021FB" w:rsidP="00D021FB">
      <w:pPr>
        <w:jc w:val="center"/>
        <w:rPr>
          <w:rFonts w:asciiTheme="minorEastAsia" w:eastAsiaTheme="minorEastAsia" w:hAnsiTheme="minorEastAsia"/>
          <w:sz w:val="21"/>
          <w:szCs w:val="21"/>
        </w:rPr>
      </w:pPr>
      <w:r w:rsidRPr="00D021FB">
        <w:rPr>
          <w:rFonts w:asciiTheme="minorEastAsia" w:eastAsiaTheme="minorEastAsia" w:hAnsiTheme="minorEastAsia" w:hint="eastAsia"/>
          <w:sz w:val="21"/>
          <w:szCs w:val="21"/>
        </w:rPr>
        <w:t>表</w:t>
      </w:r>
      <w:r>
        <w:rPr>
          <w:rFonts w:asciiTheme="minorEastAsia" w:eastAsiaTheme="minorEastAsia" w:hAnsiTheme="minorEastAsia"/>
          <w:sz w:val="21"/>
          <w:szCs w:val="21"/>
        </w:rPr>
        <w:t>3</w:t>
      </w:r>
      <w:r w:rsidRPr="00D021FB">
        <w:rPr>
          <w:rFonts w:asciiTheme="minorEastAsia" w:eastAsiaTheme="minorEastAsia" w:hAnsiTheme="minorEastAsia" w:hint="eastAsia"/>
          <w:sz w:val="21"/>
          <w:szCs w:val="21"/>
        </w:rPr>
        <w:t>：</w:t>
      </w:r>
      <w:r>
        <w:rPr>
          <w:rFonts w:asciiTheme="minorEastAsia" w:eastAsiaTheme="minorEastAsia" w:hAnsiTheme="minorEastAsia"/>
          <w:sz w:val="21"/>
          <w:szCs w:val="21"/>
        </w:rPr>
        <w:t>nodes</w:t>
      </w:r>
      <w:r w:rsidRPr="00D021FB">
        <w:rPr>
          <w:rFonts w:asciiTheme="minorEastAsia" w:eastAsiaTheme="minorEastAsia" w:hAnsiTheme="minorEastAsia"/>
          <w:sz w:val="21"/>
          <w:szCs w:val="21"/>
        </w:rPr>
        <w:t>.csv</w:t>
      </w:r>
      <w:r w:rsidRPr="00D021FB">
        <w:rPr>
          <w:rFonts w:asciiTheme="minorEastAsia" w:eastAsiaTheme="minorEastAsia" w:hAnsiTheme="minorEastAsia" w:hint="eastAsia"/>
          <w:sz w:val="21"/>
          <w:szCs w:val="21"/>
        </w:rPr>
        <w:t>のカラム一覧</w:t>
      </w:r>
    </w:p>
    <w:tbl>
      <w:tblPr>
        <w:tblStyle w:val="25"/>
        <w:tblW w:w="5247" w:type="dxa"/>
        <w:jc w:val="center"/>
        <w:tblLook w:val="0620" w:firstRow="1" w:lastRow="0" w:firstColumn="0" w:lastColumn="0" w:noHBand="1" w:noVBand="1"/>
      </w:tblPr>
      <w:tblGrid>
        <w:gridCol w:w="3120"/>
        <w:gridCol w:w="2127"/>
      </w:tblGrid>
      <w:tr w:rsidR="00D021FB" w:rsidRPr="00F73DEE" w14:paraId="2F0BF95A" w14:textId="77777777" w:rsidTr="00373919">
        <w:trPr>
          <w:cnfStyle w:val="100000000000" w:firstRow="1" w:lastRow="0" w:firstColumn="0" w:lastColumn="0" w:oddVBand="0" w:evenVBand="0" w:oddHBand="0" w:evenHBand="0" w:firstRowFirstColumn="0" w:firstRowLastColumn="0" w:lastRowFirstColumn="0" w:lastRowLastColumn="0"/>
          <w:jc w:val="center"/>
        </w:trPr>
        <w:tc>
          <w:tcPr>
            <w:tcW w:w="3120" w:type="dxa"/>
          </w:tcPr>
          <w:p w14:paraId="40975437" w14:textId="77777777" w:rsidR="00D021FB" w:rsidRPr="00F73DEE" w:rsidRDefault="00D021FB" w:rsidP="00373919">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説明</w:t>
            </w:r>
          </w:p>
        </w:tc>
        <w:tc>
          <w:tcPr>
            <w:tcW w:w="2127" w:type="dxa"/>
            <w:hideMark/>
          </w:tcPr>
          <w:p w14:paraId="08869B99" w14:textId="77777777" w:rsidR="00D021FB" w:rsidRPr="00C448F9" w:rsidRDefault="00D021FB" w:rsidP="00373919">
            <w:pPr>
              <w:jc w:val="center"/>
              <w:rPr>
                <w:rFonts w:asciiTheme="minorEastAsia" w:eastAsiaTheme="minorEastAsia" w:hAnsiTheme="minorEastAsia"/>
                <w:b w:val="0"/>
                <w:bCs w:val="0"/>
                <w:sz w:val="21"/>
                <w:szCs w:val="21"/>
              </w:rPr>
            </w:pPr>
            <w:r w:rsidRPr="00C448F9">
              <w:rPr>
                <w:rFonts w:asciiTheme="minorEastAsia" w:eastAsiaTheme="minorEastAsia" w:hAnsiTheme="minorEastAsia" w:hint="eastAsia"/>
                <w:b w:val="0"/>
                <w:bCs w:val="0"/>
                <w:sz w:val="21"/>
                <w:szCs w:val="21"/>
              </w:rPr>
              <w:t>列</w:t>
            </w:r>
          </w:p>
        </w:tc>
      </w:tr>
      <w:tr w:rsidR="00D021FB" w:rsidRPr="00F73DEE" w14:paraId="3E487D1D" w14:textId="77777777" w:rsidTr="00373919">
        <w:trPr>
          <w:jc w:val="center"/>
        </w:trPr>
        <w:tc>
          <w:tcPr>
            <w:tcW w:w="3120" w:type="dxa"/>
          </w:tcPr>
          <w:p w14:paraId="7969B115" w14:textId="06323027" w:rsidR="00D021FB" w:rsidRPr="00C448F9" w:rsidRDefault="00D021FB" w:rsidP="00373919">
            <w:pPr>
              <w:rPr>
                <w:rFonts w:asciiTheme="minorEastAsia" w:eastAsiaTheme="minorEastAsia" w:hAnsiTheme="minorEastAsia"/>
                <w:sz w:val="21"/>
                <w:szCs w:val="21"/>
              </w:rPr>
            </w:pPr>
            <w:r>
              <w:rPr>
                <w:rFonts w:asciiTheme="minorEastAsia" w:eastAsiaTheme="minorEastAsia" w:hAnsiTheme="minorEastAsia" w:hint="eastAsia"/>
                <w:sz w:val="21"/>
                <w:szCs w:val="21"/>
              </w:rPr>
              <w:t>ノードID</w:t>
            </w:r>
          </w:p>
        </w:tc>
        <w:tc>
          <w:tcPr>
            <w:tcW w:w="2127" w:type="dxa"/>
            <w:hideMark/>
          </w:tcPr>
          <w:p w14:paraId="66BB6617" w14:textId="233A3A5D"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node_id</w:t>
            </w:r>
            <w:proofErr w:type="spellEnd"/>
          </w:p>
        </w:tc>
      </w:tr>
      <w:tr w:rsidR="00D021FB" w:rsidRPr="00F73DEE" w14:paraId="442E0D24" w14:textId="77777777" w:rsidTr="00373919">
        <w:trPr>
          <w:jc w:val="center"/>
        </w:trPr>
        <w:tc>
          <w:tcPr>
            <w:tcW w:w="3120" w:type="dxa"/>
          </w:tcPr>
          <w:p w14:paraId="7DF48591" w14:textId="643BD5FC" w:rsidR="00D021FB" w:rsidRPr="00F73DEE" w:rsidRDefault="00D021FB" w:rsidP="00373919">
            <w:pPr>
              <w:rPr>
                <w:rFonts w:ascii="游明朝" w:eastAsia="游明朝" w:hAnsi="游明朝"/>
                <w:sz w:val="21"/>
                <w:szCs w:val="21"/>
              </w:rPr>
            </w:pPr>
            <w:r>
              <w:rPr>
                <w:rFonts w:ascii="游明朝" w:eastAsia="游明朝" w:hAnsi="游明朝" w:hint="eastAsia"/>
                <w:sz w:val="21"/>
                <w:szCs w:val="21"/>
              </w:rPr>
              <w:t>緯度</w:t>
            </w:r>
          </w:p>
        </w:tc>
        <w:tc>
          <w:tcPr>
            <w:tcW w:w="2127" w:type="dxa"/>
            <w:hideMark/>
          </w:tcPr>
          <w:p w14:paraId="28B5092F" w14:textId="4CE7CC87"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lat</w:t>
            </w:r>
            <w:proofErr w:type="spellEnd"/>
          </w:p>
        </w:tc>
      </w:tr>
      <w:tr w:rsidR="00D021FB" w:rsidRPr="00F73DEE" w14:paraId="4D388F4F" w14:textId="77777777" w:rsidTr="00373919">
        <w:trPr>
          <w:jc w:val="center"/>
        </w:trPr>
        <w:tc>
          <w:tcPr>
            <w:tcW w:w="3120" w:type="dxa"/>
          </w:tcPr>
          <w:p w14:paraId="35BAF957" w14:textId="1994BF72" w:rsidR="00D021FB" w:rsidRPr="00F73DEE" w:rsidRDefault="00D021FB" w:rsidP="00373919">
            <w:pPr>
              <w:rPr>
                <w:rFonts w:ascii="游明朝" w:eastAsia="游明朝" w:hAnsi="游明朝" w:cs="Times New Roman"/>
                <w:sz w:val="21"/>
                <w:szCs w:val="21"/>
              </w:rPr>
            </w:pPr>
            <w:r>
              <w:rPr>
                <w:rFonts w:ascii="游明朝" w:eastAsia="游明朝" w:hAnsi="游明朝" w:hint="eastAsia"/>
                <w:sz w:val="21"/>
                <w:szCs w:val="21"/>
              </w:rPr>
              <w:t>経度</w:t>
            </w:r>
          </w:p>
        </w:tc>
        <w:tc>
          <w:tcPr>
            <w:tcW w:w="2127" w:type="dxa"/>
            <w:hideMark/>
          </w:tcPr>
          <w:p w14:paraId="60FC6196" w14:textId="494112B5"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lon</w:t>
            </w:r>
            <w:proofErr w:type="spellEnd"/>
          </w:p>
        </w:tc>
      </w:tr>
      <w:tr w:rsidR="00D021FB" w:rsidRPr="00F73DEE" w14:paraId="75D504C8" w14:textId="77777777" w:rsidTr="00373919">
        <w:trPr>
          <w:jc w:val="center"/>
        </w:trPr>
        <w:tc>
          <w:tcPr>
            <w:tcW w:w="3120" w:type="dxa"/>
          </w:tcPr>
          <w:p w14:paraId="0DDE9F0C" w14:textId="2A03FA69" w:rsidR="00D021FB" w:rsidRPr="00F73DEE" w:rsidRDefault="00D021FB" w:rsidP="00373919">
            <w:pPr>
              <w:rPr>
                <w:rFonts w:ascii="游明朝" w:eastAsia="游明朝" w:hAnsi="游明朝" w:cs="Times New Roman"/>
                <w:sz w:val="21"/>
                <w:szCs w:val="21"/>
              </w:rPr>
            </w:pPr>
            <w:r>
              <w:rPr>
                <w:rFonts w:asciiTheme="minorEastAsia" w:eastAsiaTheme="minorEastAsia" w:hAnsiTheme="minorEastAsia" w:hint="eastAsia"/>
                <w:sz w:val="21"/>
                <w:szCs w:val="21"/>
              </w:rPr>
              <w:t>標高</w:t>
            </w:r>
            <w:r>
              <w:rPr>
                <w:rFonts w:asciiTheme="minorEastAsia" w:eastAsiaTheme="minorEastAsia" w:hAnsiTheme="minorEastAsia"/>
                <w:sz w:val="21"/>
                <w:szCs w:val="21"/>
              </w:rPr>
              <w:t>(m)</w:t>
            </w:r>
          </w:p>
        </w:tc>
        <w:tc>
          <w:tcPr>
            <w:tcW w:w="2127" w:type="dxa"/>
            <w:hideMark/>
          </w:tcPr>
          <w:p w14:paraId="30883E91" w14:textId="4FFF5437" w:rsidR="00D021FB" w:rsidRPr="00F73DEE" w:rsidRDefault="00D021FB" w:rsidP="00373919">
            <w:pPr>
              <w:jc w:val="center"/>
              <w:rPr>
                <w:rFonts w:asciiTheme="minorEastAsia" w:eastAsiaTheme="minorEastAsia" w:hAnsiTheme="minorEastAsia"/>
                <w:sz w:val="21"/>
                <w:szCs w:val="21"/>
              </w:rPr>
            </w:pPr>
            <w:r>
              <w:rPr>
                <w:rFonts w:asciiTheme="minorEastAsia" w:eastAsiaTheme="minorEastAsia" w:hAnsiTheme="minorEastAsia"/>
                <w:sz w:val="21"/>
                <w:szCs w:val="21"/>
              </w:rPr>
              <w:t>elevation</w:t>
            </w:r>
          </w:p>
        </w:tc>
      </w:tr>
    </w:tbl>
    <w:p w14:paraId="7EFB0590" w14:textId="77777777" w:rsidR="00693D08" w:rsidRDefault="00693D08" w:rsidP="00D021FB">
      <w:pPr>
        <w:jc w:val="center"/>
        <w:rPr>
          <w:rFonts w:asciiTheme="minorEastAsia" w:eastAsiaTheme="minorEastAsia" w:hAnsiTheme="minorEastAsia"/>
          <w:sz w:val="21"/>
          <w:szCs w:val="21"/>
        </w:rPr>
      </w:pPr>
    </w:p>
    <w:p w14:paraId="57486388" w14:textId="77777777" w:rsidR="00693D08" w:rsidRDefault="00693D08" w:rsidP="00D021FB">
      <w:pPr>
        <w:jc w:val="center"/>
        <w:rPr>
          <w:rFonts w:asciiTheme="minorEastAsia" w:eastAsiaTheme="minorEastAsia" w:hAnsiTheme="minorEastAsia"/>
          <w:sz w:val="21"/>
          <w:szCs w:val="21"/>
        </w:rPr>
      </w:pPr>
    </w:p>
    <w:p w14:paraId="7C252246" w14:textId="7F115720" w:rsidR="00D021FB" w:rsidRPr="00C448F9" w:rsidRDefault="00D021FB" w:rsidP="00D021FB">
      <w:pPr>
        <w:jc w:val="center"/>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表</w:t>
      </w:r>
      <w:r>
        <w:rPr>
          <w:rFonts w:asciiTheme="minorEastAsia" w:eastAsiaTheme="minorEastAsia" w:hAnsiTheme="minorEastAsia"/>
          <w:sz w:val="21"/>
          <w:szCs w:val="21"/>
        </w:rPr>
        <w:t>4</w:t>
      </w:r>
      <w:r>
        <w:rPr>
          <w:rFonts w:asciiTheme="minorEastAsia" w:eastAsiaTheme="minorEastAsia" w:hAnsiTheme="minorEastAsia" w:hint="eastAsia"/>
          <w:sz w:val="21"/>
          <w:szCs w:val="21"/>
        </w:rPr>
        <w:t>：</w:t>
      </w:r>
      <w:r w:rsidRPr="00F73DEE">
        <w:rPr>
          <w:rFonts w:asciiTheme="minorEastAsia" w:eastAsiaTheme="minorEastAsia" w:hAnsiTheme="minorEastAsia"/>
          <w:sz w:val="21"/>
          <w:szCs w:val="21"/>
        </w:rPr>
        <w:t>edges</w:t>
      </w:r>
      <w:r>
        <w:rPr>
          <w:rFonts w:asciiTheme="minorEastAsia" w:eastAsiaTheme="minorEastAsia" w:hAnsiTheme="minorEastAsia"/>
          <w:sz w:val="21"/>
          <w:szCs w:val="21"/>
        </w:rPr>
        <w:t>.csv</w:t>
      </w:r>
      <w:r>
        <w:rPr>
          <w:rFonts w:asciiTheme="minorEastAsia" w:eastAsiaTheme="minorEastAsia" w:hAnsiTheme="minorEastAsia" w:hint="eastAsia"/>
          <w:sz w:val="21"/>
          <w:szCs w:val="21"/>
        </w:rPr>
        <w:t>のカラム一覧</w:t>
      </w:r>
    </w:p>
    <w:tbl>
      <w:tblPr>
        <w:tblStyle w:val="25"/>
        <w:tblW w:w="5247" w:type="dxa"/>
        <w:jc w:val="center"/>
        <w:tblLook w:val="0620" w:firstRow="1" w:lastRow="0" w:firstColumn="0" w:lastColumn="0" w:noHBand="1" w:noVBand="1"/>
      </w:tblPr>
      <w:tblGrid>
        <w:gridCol w:w="3120"/>
        <w:gridCol w:w="2127"/>
      </w:tblGrid>
      <w:tr w:rsidR="00D021FB" w:rsidRPr="00F73DEE" w14:paraId="7737305F" w14:textId="77777777" w:rsidTr="00373919">
        <w:trPr>
          <w:cnfStyle w:val="100000000000" w:firstRow="1" w:lastRow="0" w:firstColumn="0" w:lastColumn="0" w:oddVBand="0" w:evenVBand="0" w:oddHBand="0" w:evenHBand="0" w:firstRowFirstColumn="0" w:firstRowLastColumn="0" w:lastRowFirstColumn="0" w:lastRowLastColumn="0"/>
          <w:jc w:val="center"/>
        </w:trPr>
        <w:tc>
          <w:tcPr>
            <w:tcW w:w="3120" w:type="dxa"/>
          </w:tcPr>
          <w:p w14:paraId="37A0E472" w14:textId="77777777" w:rsidR="00D021FB" w:rsidRPr="00F73DEE" w:rsidRDefault="00D021FB" w:rsidP="00373919">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説明</w:t>
            </w:r>
          </w:p>
        </w:tc>
        <w:tc>
          <w:tcPr>
            <w:tcW w:w="2127" w:type="dxa"/>
            <w:hideMark/>
          </w:tcPr>
          <w:p w14:paraId="3268BD69" w14:textId="77777777" w:rsidR="00D021FB" w:rsidRPr="00C448F9" w:rsidRDefault="00D021FB" w:rsidP="00373919">
            <w:pPr>
              <w:jc w:val="center"/>
              <w:rPr>
                <w:rFonts w:asciiTheme="minorEastAsia" w:eastAsiaTheme="minorEastAsia" w:hAnsiTheme="minorEastAsia"/>
                <w:b w:val="0"/>
                <w:bCs w:val="0"/>
                <w:sz w:val="21"/>
                <w:szCs w:val="21"/>
              </w:rPr>
            </w:pPr>
            <w:r w:rsidRPr="00C448F9">
              <w:rPr>
                <w:rFonts w:asciiTheme="minorEastAsia" w:eastAsiaTheme="minorEastAsia" w:hAnsiTheme="minorEastAsia" w:hint="eastAsia"/>
                <w:b w:val="0"/>
                <w:bCs w:val="0"/>
                <w:sz w:val="21"/>
                <w:szCs w:val="21"/>
              </w:rPr>
              <w:t>列</w:t>
            </w:r>
          </w:p>
        </w:tc>
      </w:tr>
      <w:tr w:rsidR="00D021FB" w:rsidRPr="00F73DEE" w14:paraId="0A0C1EDB" w14:textId="77777777" w:rsidTr="00373919">
        <w:trPr>
          <w:jc w:val="center"/>
        </w:trPr>
        <w:tc>
          <w:tcPr>
            <w:tcW w:w="3120" w:type="dxa"/>
          </w:tcPr>
          <w:p w14:paraId="1B479471" w14:textId="3B9619CC" w:rsidR="00D021FB" w:rsidRPr="00C448F9" w:rsidRDefault="00D021FB" w:rsidP="00373919">
            <w:pPr>
              <w:rPr>
                <w:rFonts w:asciiTheme="minorEastAsia" w:eastAsiaTheme="minorEastAsia" w:hAnsiTheme="minorEastAsia"/>
                <w:sz w:val="21"/>
                <w:szCs w:val="21"/>
              </w:rPr>
            </w:pPr>
            <w:r>
              <w:rPr>
                <w:rFonts w:asciiTheme="minorEastAsia" w:eastAsiaTheme="minorEastAsia" w:hAnsiTheme="minorEastAsia" w:hint="eastAsia"/>
                <w:sz w:val="21"/>
                <w:szCs w:val="21"/>
              </w:rPr>
              <w:t>始点のノードID</w:t>
            </w:r>
          </w:p>
        </w:tc>
        <w:tc>
          <w:tcPr>
            <w:tcW w:w="2127" w:type="dxa"/>
            <w:hideMark/>
          </w:tcPr>
          <w:p w14:paraId="24166421" w14:textId="0E7CFEDD"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from_node</w:t>
            </w:r>
            <w:proofErr w:type="spellEnd"/>
          </w:p>
        </w:tc>
      </w:tr>
      <w:tr w:rsidR="00D021FB" w:rsidRPr="00F73DEE" w14:paraId="0223681C" w14:textId="77777777" w:rsidTr="00373919">
        <w:trPr>
          <w:jc w:val="center"/>
        </w:trPr>
        <w:tc>
          <w:tcPr>
            <w:tcW w:w="3120" w:type="dxa"/>
          </w:tcPr>
          <w:p w14:paraId="0E087B5F" w14:textId="77A0F70E" w:rsidR="00D021FB" w:rsidRPr="00F73DEE" w:rsidRDefault="00D021FB" w:rsidP="00373919">
            <w:pPr>
              <w:rPr>
                <w:rFonts w:ascii="游明朝" w:eastAsia="游明朝" w:hAnsi="游明朝"/>
                <w:sz w:val="21"/>
                <w:szCs w:val="21"/>
              </w:rPr>
            </w:pPr>
            <w:r>
              <w:rPr>
                <w:rFonts w:ascii="游明朝" w:eastAsia="游明朝" w:hAnsi="游明朝" w:hint="eastAsia"/>
                <w:sz w:val="21"/>
                <w:szCs w:val="21"/>
              </w:rPr>
              <w:t>終点のノードID</w:t>
            </w:r>
          </w:p>
        </w:tc>
        <w:tc>
          <w:tcPr>
            <w:tcW w:w="2127" w:type="dxa"/>
            <w:hideMark/>
          </w:tcPr>
          <w:p w14:paraId="7671ADBF" w14:textId="7D6C4AD1"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to_node</w:t>
            </w:r>
            <w:proofErr w:type="spellEnd"/>
          </w:p>
        </w:tc>
      </w:tr>
      <w:tr w:rsidR="00D021FB" w:rsidRPr="00F73DEE" w14:paraId="283B22D6" w14:textId="77777777" w:rsidTr="00373919">
        <w:trPr>
          <w:jc w:val="center"/>
        </w:trPr>
        <w:tc>
          <w:tcPr>
            <w:tcW w:w="3120" w:type="dxa"/>
          </w:tcPr>
          <w:p w14:paraId="235DA70E" w14:textId="6E53CF75" w:rsidR="00D021FB" w:rsidRPr="00F73DEE" w:rsidRDefault="00D021FB" w:rsidP="00373919">
            <w:pPr>
              <w:rPr>
                <w:rFonts w:ascii="游明朝" w:eastAsia="游明朝" w:hAnsi="游明朝" w:cs="Times New Roman"/>
                <w:sz w:val="21"/>
                <w:szCs w:val="21"/>
              </w:rPr>
            </w:pPr>
            <w:r>
              <w:rPr>
                <w:rFonts w:ascii="游明朝" w:eastAsia="游明朝" w:hAnsi="游明朝" w:hint="eastAsia"/>
                <w:sz w:val="21"/>
                <w:szCs w:val="21"/>
              </w:rPr>
              <w:t>道の長さ</w:t>
            </w:r>
            <w:r>
              <w:rPr>
                <w:rFonts w:ascii="游明朝" w:eastAsia="游明朝" w:hAnsi="游明朝"/>
                <w:sz w:val="21"/>
                <w:szCs w:val="21"/>
              </w:rPr>
              <w:t>(m)</w:t>
            </w:r>
          </w:p>
        </w:tc>
        <w:tc>
          <w:tcPr>
            <w:tcW w:w="2127" w:type="dxa"/>
            <w:hideMark/>
          </w:tcPr>
          <w:p w14:paraId="5ADE965C" w14:textId="6874E79F"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length_m</w:t>
            </w:r>
            <w:proofErr w:type="spellEnd"/>
          </w:p>
        </w:tc>
      </w:tr>
      <w:tr w:rsidR="00D021FB" w:rsidRPr="00F73DEE" w14:paraId="24CCCE2B" w14:textId="77777777" w:rsidTr="00373919">
        <w:trPr>
          <w:jc w:val="center"/>
        </w:trPr>
        <w:tc>
          <w:tcPr>
            <w:tcW w:w="3120" w:type="dxa"/>
          </w:tcPr>
          <w:p w14:paraId="7FB4364B" w14:textId="78E4B6FA" w:rsidR="00D021FB" w:rsidRPr="00F73DEE" w:rsidRDefault="00D021FB" w:rsidP="00373919">
            <w:pPr>
              <w:rPr>
                <w:rFonts w:ascii="游明朝" w:eastAsia="游明朝" w:hAnsi="游明朝" w:cs="Times New Roman"/>
                <w:sz w:val="21"/>
                <w:szCs w:val="21"/>
              </w:rPr>
            </w:pPr>
            <w:r>
              <w:rPr>
                <w:rFonts w:ascii="游明朝" w:eastAsia="游明朝" w:hAnsi="游明朝" w:hint="eastAsia"/>
                <w:sz w:val="21"/>
                <w:szCs w:val="21"/>
              </w:rPr>
              <w:t>標高差</w:t>
            </w:r>
          </w:p>
        </w:tc>
        <w:tc>
          <w:tcPr>
            <w:tcW w:w="2127" w:type="dxa"/>
            <w:hideMark/>
          </w:tcPr>
          <w:p w14:paraId="3F93D12F" w14:textId="4B512466" w:rsidR="00D021FB" w:rsidRPr="00F73DEE"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elevation_change</w:t>
            </w:r>
            <w:proofErr w:type="spellEnd"/>
          </w:p>
        </w:tc>
      </w:tr>
      <w:tr w:rsidR="00D021FB" w:rsidRPr="00F73DEE" w14:paraId="64E8D38F" w14:textId="77777777" w:rsidTr="00373919">
        <w:trPr>
          <w:jc w:val="center"/>
        </w:trPr>
        <w:tc>
          <w:tcPr>
            <w:tcW w:w="3120" w:type="dxa"/>
          </w:tcPr>
          <w:p w14:paraId="73215026" w14:textId="7EA187B6" w:rsidR="00D021FB" w:rsidRDefault="00D021FB" w:rsidP="00373919">
            <w:pPr>
              <w:rPr>
                <w:rFonts w:ascii="游明朝" w:eastAsia="游明朝" w:hAnsi="游明朝"/>
                <w:sz w:val="21"/>
                <w:szCs w:val="21"/>
              </w:rPr>
            </w:pPr>
            <w:r>
              <w:rPr>
                <w:rFonts w:ascii="游明朝" w:eastAsia="游明朝" w:hAnsi="游明朝" w:hint="eastAsia"/>
                <w:sz w:val="21"/>
                <w:szCs w:val="21"/>
              </w:rPr>
              <w:t>累計登り</w:t>
            </w:r>
            <w:r>
              <w:rPr>
                <w:rFonts w:ascii="游明朝" w:eastAsia="游明朝" w:hAnsi="游明朝"/>
                <w:sz w:val="21"/>
                <w:szCs w:val="21"/>
              </w:rPr>
              <w:t>(m)</w:t>
            </w:r>
          </w:p>
        </w:tc>
        <w:tc>
          <w:tcPr>
            <w:tcW w:w="2127" w:type="dxa"/>
          </w:tcPr>
          <w:p w14:paraId="600CC4DA" w14:textId="35CCCED3" w:rsidR="00D021FB" w:rsidRDefault="00D021FB" w:rsidP="00373919">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elevation_gain</w:t>
            </w:r>
            <w:proofErr w:type="spellEnd"/>
          </w:p>
        </w:tc>
      </w:tr>
    </w:tbl>
    <w:p w14:paraId="621874D3" w14:textId="727EF38F" w:rsidR="00AA6F0C" w:rsidRPr="00D021FB" w:rsidRDefault="00AA6F0C" w:rsidP="00D021FB">
      <w:pPr>
        <w:pStyle w:val="a9"/>
        <w:numPr>
          <w:ilvl w:val="0"/>
          <w:numId w:val="1"/>
        </w:numPr>
        <w:jc w:val="both"/>
        <w:rPr>
          <w:rFonts w:asciiTheme="minorEastAsia" w:eastAsiaTheme="minorEastAsia" w:hAnsiTheme="minorEastAsia"/>
          <w:sz w:val="21"/>
          <w:szCs w:val="21"/>
        </w:rPr>
      </w:pPr>
      <w:r w:rsidRPr="00D021FB">
        <w:rPr>
          <w:rFonts w:asciiTheme="minorEastAsia" w:eastAsiaTheme="minorEastAsia" w:hAnsiTheme="minorEastAsia"/>
          <w:sz w:val="21"/>
          <w:szCs w:val="21"/>
        </w:rPr>
        <w:t>スタート</w:t>
      </w:r>
      <w:r w:rsidRPr="00D021FB">
        <w:rPr>
          <w:rFonts w:asciiTheme="minorEastAsia" w:eastAsiaTheme="minorEastAsia" w:hAnsiTheme="minorEastAsia" w:hint="eastAsia"/>
          <w:sz w:val="21"/>
          <w:szCs w:val="21"/>
        </w:rPr>
        <w:t>と</w:t>
      </w:r>
      <w:r w:rsidRPr="00D021FB">
        <w:rPr>
          <w:rFonts w:asciiTheme="minorEastAsia" w:eastAsiaTheme="minorEastAsia" w:hAnsiTheme="minorEastAsia"/>
          <w:sz w:val="21"/>
          <w:szCs w:val="21"/>
        </w:rPr>
        <w:t>ゴール地点（正門）</w:t>
      </w:r>
      <w:r w:rsidR="00C448F9" w:rsidRPr="00D021FB">
        <w:rPr>
          <w:rFonts w:asciiTheme="minorEastAsia" w:eastAsiaTheme="minorEastAsia" w:hAnsiTheme="minorEastAsia" w:hint="eastAsia"/>
          <w:sz w:val="21"/>
          <w:szCs w:val="21"/>
        </w:rPr>
        <w:t>：</w:t>
      </w:r>
      <w:r w:rsidR="00C448F9" w:rsidRPr="00D021FB">
        <w:rPr>
          <w:rFonts w:asciiTheme="minorEastAsia" w:eastAsiaTheme="minorEastAsia" w:hAnsiTheme="minorEastAsia"/>
          <w:sz w:val="21"/>
          <w:szCs w:val="21"/>
        </w:rPr>
        <w:t>seimon.csv</w:t>
      </w:r>
    </w:p>
    <w:p w14:paraId="63ABBC71" w14:textId="4BC08D4F" w:rsidR="00D021FB" w:rsidRPr="00D021FB" w:rsidRDefault="00D021FB" w:rsidP="00D021FB">
      <w:pPr>
        <w:jc w:val="center"/>
        <w:rPr>
          <w:rFonts w:asciiTheme="minorEastAsia" w:eastAsiaTheme="minorEastAsia" w:hAnsiTheme="minorEastAsia"/>
          <w:sz w:val="21"/>
          <w:szCs w:val="21"/>
        </w:rPr>
      </w:pPr>
      <w:r w:rsidRPr="00D021FB">
        <w:rPr>
          <w:rFonts w:asciiTheme="minorEastAsia" w:eastAsiaTheme="minorEastAsia" w:hAnsiTheme="minorEastAsia" w:hint="eastAsia"/>
          <w:sz w:val="21"/>
          <w:szCs w:val="21"/>
        </w:rPr>
        <w:t>表</w:t>
      </w:r>
      <w:r>
        <w:rPr>
          <w:rFonts w:asciiTheme="minorEastAsia" w:eastAsiaTheme="minorEastAsia" w:hAnsiTheme="minorEastAsia"/>
          <w:sz w:val="21"/>
          <w:szCs w:val="21"/>
        </w:rPr>
        <w:t>5</w:t>
      </w:r>
      <w:r w:rsidRPr="00D021FB">
        <w:rPr>
          <w:rFonts w:asciiTheme="minorEastAsia" w:eastAsiaTheme="minorEastAsia" w:hAnsiTheme="minorEastAsia" w:hint="eastAsia"/>
          <w:sz w:val="21"/>
          <w:szCs w:val="21"/>
        </w:rPr>
        <w:t>：</w:t>
      </w:r>
      <w:r w:rsidRPr="00D021FB">
        <w:rPr>
          <w:rFonts w:asciiTheme="minorEastAsia" w:eastAsiaTheme="minorEastAsia" w:hAnsiTheme="minorEastAsia"/>
          <w:sz w:val="21"/>
          <w:szCs w:val="21"/>
        </w:rPr>
        <w:t>seimon.csv</w:t>
      </w:r>
      <w:r w:rsidRPr="00D021FB">
        <w:rPr>
          <w:rFonts w:asciiTheme="minorEastAsia" w:eastAsiaTheme="minorEastAsia" w:hAnsiTheme="minorEastAsia" w:hint="eastAsia"/>
          <w:sz w:val="21"/>
          <w:szCs w:val="21"/>
        </w:rPr>
        <w:t>のカラム一覧</w:t>
      </w:r>
    </w:p>
    <w:tbl>
      <w:tblPr>
        <w:tblStyle w:val="25"/>
        <w:tblW w:w="5247" w:type="dxa"/>
        <w:jc w:val="center"/>
        <w:tblLook w:val="0620" w:firstRow="1" w:lastRow="0" w:firstColumn="0" w:lastColumn="0" w:noHBand="1" w:noVBand="1"/>
      </w:tblPr>
      <w:tblGrid>
        <w:gridCol w:w="3120"/>
        <w:gridCol w:w="2127"/>
      </w:tblGrid>
      <w:tr w:rsidR="00D021FB" w:rsidRPr="00F73DEE" w14:paraId="47D7BB18" w14:textId="77777777" w:rsidTr="00373919">
        <w:trPr>
          <w:cnfStyle w:val="100000000000" w:firstRow="1" w:lastRow="0" w:firstColumn="0" w:lastColumn="0" w:oddVBand="0" w:evenVBand="0" w:oddHBand="0" w:evenHBand="0" w:firstRowFirstColumn="0" w:firstRowLastColumn="0" w:lastRowFirstColumn="0" w:lastRowLastColumn="0"/>
          <w:jc w:val="center"/>
        </w:trPr>
        <w:tc>
          <w:tcPr>
            <w:tcW w:w="3120" w:type="dxa"/>
          </w:tcPr>
          <w:p w14:paraId="4E691411" w14:textId="77777777" w:rsidR="00D021FB" w:rsidRPr="00F73DEE" w:rsidRDefault="00D021FB" w:rsidP="00373919">
            <w:pPr>
              <w:jc w:val="center"/>
              <w:rPr>
                <w:rFonts w:asciiTheme="minorEastAsia" w:eastAsiaTheme="minorEastAsia" w:hAnsiTheme="minorEastAsia"/>
                <w:sz w:val="21"/>
                <w:szCs w:val="21"/>
              </w:rPr>
            </w:pPr>
            <w:r w:rsidRPr="00F73DEE">
              <w:rPr>
                <w:rFonts w:asciiTheme="minorEastAsia" w:eastAsiaTheme="minorEastAsia" w:hAnsiTheme="minorEastAsia"/>
                <w:b w:val="0"/>
                <w:bCs w:val="0"/>
                <w:sz w:val="21"/>
                <w:szCs w:val="21"/>
              </w:rPr>
              <w:t>説明</w:t>
            </w:r>
          </w:p>
        </w:tc>
        <w:tc>
          <w:tcPr>
            <w:tcW w:w="2127" w:type="dxa"/>
            <w:hideMark/>
          </w:tcPr>
          <w:p w14:paraId="3033A1ED" w14:textId="77777777" w:rsidR="00D021FB" w:rsidRPr="00C448F9" w:rsidRDefault="00D021FB" w:rsidP="00373919">
            <w:pPr>
              <w:jc w:val="center"/>
              <w:rPr>
                <w:rFonts w:asciiTheme="minorEastAsia" w:eastAsiaTheme="minorEastAsia" w:hAnsiTheme="minorEastAsia"/>
                <w:b w:val="0"/>
                <w:bCs w:val="0"/>
                <w:sz w:val="21"/>
                <w:szCs w:val="21"/>
              </w:rPr>
            </w:pPr>
            <w:r w:rsidRPr="00C448F9">
              <w:rPr>
                <w:rFonts w:asciiTheme="minorEastAsia" w:eastAsiaTheme="minorEastAsia" w:hAnsiTheme="minorEastAsia" w:hint="eastAsia"/>
                <w:b w:val="0"/>
                <w:bCs w:val="0"/>
                <w:sz w:val="21"/>
                <w:szCs w:val="21"/>
              </w:rPr>
              <w:t>列</w:t>
            </w:r>
          </w:p>
        </w:tc>
      </w:tr>
      <w:tr w:rsidR="00D021FB" w:rsidRPr="00F73DEE" w14:paraId="1A8EDC1D" w14:textId="77777777" w:rsidTr="00373919">
        <w:trPr>
          <w:jc w:val="center"/>
        </w:trPr>
        <w:tc>
          <w:tcPr>
            <w:tcW w:w="3120" w:type="dxa"/>
          </w:tcPr>
          <w:p w14:paraId="3A3151D3" w14:textId="30584A5F" w:rsidR="00D021FB" w:rsidRPr="00C448F9" w:rsidRDefault="00D021FB" w:rsidP="00D021FB">
            <w:pPr>
              <w:rPr>
                <w:rFonts w:asciiTheme="minorEastAsia" w:eastAsiaTheme="minorEastAsia" w:hAnsiTheme="minorEastAsia"/>
                <w:sz w:val="21"/>
                <w:szCs w:val="21"/>
              </w:rPr>
            </w:pPr>
            <w:r>
              <w:rPr>
                <w:rFonts w:ascii="游明朝" w:eastAsia="游明朝" w:hAnsi="游明朝" w:hint="eastAsia"/>
                <w:sz w:val="21"/>
                <w:szCs w:val="21"/>
              </w:rPr>
              <w:t>緯度</w:t>
            </w:r>
          </w:p>
        </w:tc>
        <w:tc>
          <w:tcPr>
            <w:tcW w:w="2127" w:type="dxa"/>
            <w:hideMark/>
          </w:tcPr>
          <w:p w14:paraId="111CD7C8" w14:textId="621C721E" w:rsidR="00D021FB" w:rsidRPr="00F73DEE" w:rsidRDefault="00D021FB" w:rsidP="00D021FB">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lat</w:t>
            </w:r>
            <w:proofErr w:type="spellEnd"/>
          </w:p>
        </w:tc>
      </w:tr>
      <w:tr w:rsidR="00D021FB" w:rsidRPr="00F73DEE" w14:paraId="3B07681D" w14:textId="77777777" w:rsidTr="00373919">
        <w:trPr>
          <w:jc w:val="center"/>
        </w:trPr>
        <w:tc>
          <w:tcPr>
            <w:tcW w:w="3120" w:type="dxa"/>
          </w:tcPr>
          <w:p w14:paraId="759F10CF" w14:textId="6AE43C4D" w:rsidR="00D021FB" w:rsidRPr="00F73DEE" w:rsidRDefault="00D021FB" w:rsidP="00D021FB">
            <w:pPr>
              <w:rPr>
                <w:rFonts w:ascii="游明朝" w:eastAsia="游明朝" w:hAnsi="游明朝"/>
                <w:sz w:val="21"/>
                <w:szCs w:val="21"/>
              </w:rPr>
            </w:pPr>
            <w:r>
              <w:rPr>
                <w:rFonts w:ascii="游明朝" w:eastAsia="游明朝" w:hAnsi="游明朝" w:hint="eastAsia"/>
                <w:sz w:val="21"/>
                <w:szCs w:val="21"/>
              </w:rPr>
              <w:t>経度</w:t>
            </w:r>
          </w:p>
        </w:tc>
        <w:tc>
          <w:tcPr>
            <w:tcW w:w="2127" w:type="dxa"/>
            <w:hideMark/>
          </w:tcPr>
          <w:p w14:paraId="7254D1F4" w14:textId="59A99211" w:rsidR="00D021FB" w:rsidRPr="00F73DEE" w:rsidRDefault="00D021FB" w:rsidP="00D021FB">
            <w:pPr>
              <w:jc w:val="center"/>
              <w:rPr>
                <w:rFonts w:asciiTheme="minorEastAsia" w:eastAsiaTheme="minorEastAsia" w:hAnsiTheme="minorEastAsia"/>
                <w:sz w:val="21"/>
                <w:szCs w:val="21"/>
              </w:rPr>
            </w:pPr>
            <w:proofErr w:type="spellStart"/>
            <w:r>
              <w:rPr>
                <w:rFonts w:asciiTheme="minorEastAsia" w:eastAsiaTheme="minorEastAsia" w:hAnsiTheme="minorEastAsia"/>
                <w:sz w:val="21"/>
                <w:szCs w:val="21"/>
              </w:rPr>
              <w:t>lon</w:t>
            </w:r>
            <w:proofErr w:type="spellEnd"/>
          </w:p>
        </w:tc>
      </w:tr>
    </w:tbl>
    <w:p w14:paraId="121B65AD" w14:textId="41D65087" w:rsidR="00F66BBE" w:rsidRPr="00E448AA" w:rsidRDefault="00AA6F0C" w:rsidP="008F2302">
      <w:pPr>
        <w:snapToGrid w:val="0"/>
        <w:jc w:val="both"/>
        <w:rPr>
          <w:rFonts w:asciiTheme="minorEastAsia" w:eastAsiaTheme="minorEastAsia" w:hAnsiTheme="minorEastAsia"/>
          <w:sz w:val="21"/>
          <w:szCs w:val="21"/>
        </w:rPr>
      </w:pPr>
      <w:r>
        <w:rPr>
          <w:rFonts w:asciiTheme="minorEastAsia" w:eastAsiaTheme="minorEastAsia" w:hAnsiTheme="minorEastAsia" w:hint="eastAsia"/>
          <w:sz w:val="21"/>
          <w:szCs w:val="21"/>
        </w:rPr>
        <w:t>評価関数</w:t>
      </w:r>
      <m:oMath>
        <m:r>
          <w:rPr>
            <w:rFonts w:ascii="Cambria Math" w:eastAsiaTheme="minorEastAsia" w:hAnsi="Cambria Math"/>
            <w:sz w:val="21"/>
            <w:szCs w:val="21"/>
          </w:rPr>
          <m:t>E</m:t>
        </m:r>
      </m:oMath>
      <w:r w:rsidR="003C5682">
        <w:rPr>
          <w:rFonts w:asciiTheme="minorEastAsia" w:eastAsiaTheme="minorEastAsia" w:hAnsiTheme="minorEastAsia" w:hint="eastAsia"/>
          <w:sz w:val="21"/>
          <w:szCs w:val="21"/>
        </w:rPr>
        <w:t>の値</w:t>
      </w:r>
      <w:r w:rsidR="006B4CE9">
        <w:rPr>
          <w:rFonts w:asciiTheme="minorEastAsia" w:eastAsiaTheme="minorEastAsia" w:hAnsiTheme="minorEastAsia" w:hint="eastAsia"/>
          <w:sz w:val="21"/>
          <w:szCs w:val="21"/>
        </w:rPr>
        <w:t>が小さ</w:t>
      </w:r>
      <w:r w:rsidR="003C5682">
        <w:rPr>
          <w:rFonts w:asciiTheme="minorEastAsia" w:eastAsiaTheme="minorEastAsia" w:hAnsiTheme="minorEastAsia" w:hint="eastAsia"/>
          <w:sz w:val="21"/>
          <w:szCs w:val="21"/>
        </w:rPr>
        <w:t>いほど適切なコースとする</w:t>
      </w:r>
      <w:r w:rsidR="006B4CE9">
        <w:rPr>
          <w:rFonts w:asciiTheme="minorEastAsia" w:eastAsiaTheme="minorEastAsia" w:hAnsiTheme="minorEastAsia" w:hint="eastAsia"/>
          <w:sz w:val="21"/>
          <w:szCs w:val="21"/>
        </w:rPr>
        <w:t>。</w:t>
      </w:r>
      <w:r w:rsidR="003C5682">
        <w:rPr>
          <w:rFonts w:asciiTheme="minorEastAsia" w:eastAsiaTheme="minorEastAsia" w:hAnsiTheme="minorEastAsia" w:hint="eastAsia"/>
          <w:sz w:val="21"/>
          <w:szCs w:val="21"/>
        </w:rPr>
        <w:t>ここで，</w:t>
      </w:r>
      <m:oMath>
        <m:sSub>
          <m:sSubPr>
            <m:ctrlPr>
              <w:rPr>
                <w:rFonts w:ascii="Cambria Math" w:hAnsi="Cambria Math"/>
              </w:rPr>
            </m:ctrlPr>
          </m:sSubPr>
          <m:e>
            <m:r>
              <w:rPr>
                <w:rFonts w:ascii="Cambria Math" w:hAnsi="Cambria Math"/>
              </w:rPr>
              <m:t>d</m:t>
            </m:r>
          </m:e>
          <m:sub>
            <m:r>
              <w:rPr>
                <w:rFonts w:ascii="Cambria Math" w:hAnsi="Cambria Math"/>
              </w:rPr>
              <m:t>ij</m:t>
            </m:r>
          </m:sub>
        </m:sSub>
      </m:oMath>
      <w:r w:rsidR="00E20278" w:rsidRPr="00D2569A">
        <w:rPr>
          <w:rFonts w:asciiTheme="minorEastAsia" w:eastAsiaTheme="minorEastAsia" w:hAnsiTheme="minorEastAsia" w:hint="eastAsia"/>
        </w:rPr>
        <w:t>は</w:t>
      </w:r>
      <w:r w:rsidR="003C5682">
        <w:rPr>
          <w:rFonts w:asciiTheme="minorEastAsia" w:eastAsiaTheme="minorEastAsia" w:hAnsiTheme="minorEastAsia" w:hint="eastAsia"/>
          <w:sz w:val="21"/>
          <w:szCs w:val="21"/>
        </w:rPr>
        <w:t>コントロール</w:t>
      </w:r>
      <m:oMath>
        <m:r>
          <w:ins w:id="9" w:author="Noriko OTANI" w:date="2026-07-20T17:05:00Z" w16du:dateUtc="2026-07-20T08:05:00Z">
            <w:rPr>
              <w:rFonts w:ascii="Cambria Math" w:hAnsi="Cambria Math"/>
            </w:rPr>
            <m:t>i</m:t>
          </w:ins>
        </m:r>
      </m:oMath>
      <w:r w:rsidR="00D2569A">
        <w:rPr>
          <w:rFonts w:asciiTheme="minorEastAsia" w:eastAsiaTheme="minorEastAsia" w:hAnsiTheme="minorEastAsia" w:hint="eastAsia"/>
          <w:sz w:val="21"/>
          <w:szCs w:val="21"/>
        </w:rPr>
        <w:t>と</w:t>
      </w:r>
      <w:r w:rsidR="00E448AA">
        <w:rPr>
          <w:rFonts w:asciiTheme="minorEastAsia" w:eastAsiaTheme="minorEastAsia" w:hAnsiTheme="minorEastAsia" w:hint="eastAsia"/>
          <w:sz w:val="21"/>
          <w:szCs w:val="21"/>
        </w:rPr>
        <w:t>コントロール</w:t>
      </w:r>
      <m:oMath>
        <m:r>
          <w:ins w:id="10" w:author="Noriko OTANI" w:date="2026-07-20T17:06:00Z" w16du:dateUtc="2026-07-20T08:06:00Z">
            <w:rPr>
              <w:rFonts w:ascii="Cambria Math" w:hAnsi="Cambria Math"/>
            </w:rPr>
            <m:t>j</m:t>
          </w:ins>
        </m:r>
      </m:oMath>
      <w:r w:rsidR="00D2569A">
        <w:rPr>
          <w:rFonts w:asciiTheme="minorEastAsia" w:eastAsiaTheme="minorEastAsia" w:hAnsiTheme="minorEastAsia" w:hint="eastAsia"/>
          <w:sz w:val="21"/>
          <w:szCs w:val="21"/>
        </w:rPr>
        <w:t>の</w:t>
      </w:r>
      <w:r w:rsidR="003C5682">
        <w:rPr>
          <w:rFonts w:asciiTheme="minorEastAsia" w:eastAsiaTheme="minorEastAsia" w:hAnsiTheme="minorEastAsia" w:hint="eastAsia"/>
          <w:sz w:val="21"/>
          <w:szCs w:val="21"/>
        </w:rPr>
        <w:t>ユークリッド</w:t>
      </w:r>
      <w:r w:rsidR="00D2569A">
        <w:rPr>
          <w:rFonts w:asciiTheme="minorEastAsia" w:eastAsiaTheme="minorEastAsia" w:hAnsiTheme="minorEastAsia" w:hint="eastAsia"/>
          <w:sz w:val="21"/>
          <w:szCs w:val="21"/>
        </w:rPr>
        <w:t>距離</w:t>
      </w:r>
      <w:r w:rsidR="003C5682">
        <w:rPr>
          <w:rFonts w:asciiTheme="minorEastAsia" w:eastAsiaTheme="minorEastAsia" w:hAnsiTheme="minorEastAsia" w:hint="eastAsia"/>
          <w:sz w:val="21"/>
          <w:szCs w:val="21"/>
        </w:rPr>
        <w:t>，</w:t>
      </w:r>
      <m:oMath>
        <m:sSub>
          <m:sSubPr>
            <m:ctrlPr>
              <w:rPr>
                <w:rFonts w:ascii="Cambria Math" w:hAnsi="Cambria Math"/>
                <w:i/>
              </w:rPr>
            </m:ctrlPr>
          </m:sSubPr>
          <m:e>
            <m:r>
              <w:rPr>
                <w:rFonts w:ascii="Cambria Math" w:hAnsi="Cambria Math"/>
              </w:rPr>
              <m:t>l</m:t>
            </m:r>
          </m:e>
          <m:sub>
            <m:r>
              <w:rPr>
                <w:rFonts w:ascii="Cambria Math" w:hAnsi="Cambria Math"/>
              </w:rPr>
              <m:t>i,i+1</m:t>
            </m:r>
          </m:sub>
        </m:sSub>
      </m:oMath>
      <w:r w:rsidR="00854F42">
        <w:rPr>
          <w:rFonts w:asciiTheme="minorEastAsia" w:eastAsiaTheme="minorEastAsia" w:hAnsiTheme="minorEastAsia" w:hint="eastAsia"/>
        </w:rPr>
        <w:t>は</w:t>
      </w:r>
      <m:oMath>
        <m:r>
          <w:ins w:id="11" w:author="Noriko OTANI" w:date="2026-07-20T17:05:00Z" w16du:dateUtc="2026-07-20T08:05:00Z">
            <w:rPr>
              <w:rFonts w:ascii="Cambria Math" w:hAnsi="Cambria Math"/>
            </w:rPr>
            <m:t>i</m:t>
          </w:ins>
        </m:r>
      </m:oMath>
      <w:r w:rsidR="003C5682">
        <w:rPr>
          <w:rFonts w:asciiTheme="minorEastAsia" w:eastAsiaTheme="minorEastAsia" w:hAnsiTheme="minorEastAsia" w:hint="eastAsia"/>
          <w:sz w:val="21"/>
          <w:szCs w:val="21"/>
        </w:rPr>
        <w:t>番目に訪問するコントロールから</w:t>
      </w:r>
      <m:oMath>
        <m:r>
          <w:ins w:id="12" w:author="Noriko OTANI" w:date="2026-07-20T17:05:00Z" w16du:dateUtc="2026-07-20T08:05:00Z">
            <w:rPr>
              <w:rFonts w:ascii="Cambria Math" w:hAnsi="Cambria Math"/>
            </w:rPr>
            <m:t>i</m:t>
          </w:ins>
        </m:r>
      </m:oMath>
      <w:r w:rsidR="00854F42">
        <w:rPr>
          <w:rFonts w:asciiTheme="minorEastAsia" w:eastAsiaTheme="minorEastAsia" w:hAnsiTheme="minorEastAsia"/>
          <w:sz w:val="21"/>
          <w:szCs w:val="21"/>
        </w:rPr>
        <w:t>+1</w:t>
      </w:r>
      <w:r w:rsidR="003C5682">
        <w:rPr>
          <w:rFonts w:asciiTheme="minorEastAsia" w:eastAsiaTheme="minorEastAsia" w:hAnsiTheme="minorEastAsia" w:hint="eastAsia"/>
          <w:sz w:val="21"/>
          <w:szCs w:val="21"/>
        </w:rPr>
        <w:t>番目に訪問するコントロールまで</w:t>
      </w:r>
      <w:r w:rsidR="00854F42">
        <w:rPr>
          <w:rFonts w:asciiTheme="minorEastAsia" w:eastAsiaTheme="minorEastAsia" w:hAnsiTheme="minorEastAsia" w:hint="eastAsia"/>
          <w:sz w:val="21"/>
          <w:szCs w:val="21"/>
        </w:rPr>
        <w:t>の道のり</w:t>
      </w:r>
      <w:r w:rsidR="00F66BBE">
        <w:rPr>
          <w:rFonts w:asciiTheme="minorEastAsia" w:eastAsiaTheme="minorEastAsia" w:hAnsiTheme="minorEastAsia" w:hint="eastAsia"/>
          <w:sz w:val="21"/>
          <w:szCs w:val="21"/>
        </w:rPr>
        <w:t>，</w:t>
      </w:r>
      <m:oMath>
        <m:sSub>
          <m:sSubPr>
            <m:ctrlPr>
              <w:rPr>
                <w:rFonts w:ascii="Cambria Math" w:hAnsi="Cambria Math"/>
                <w:i/>
              </w:rPr>
            </m:ctrlPr>
          </m:sSubPr>
          <m:e>
            <m:r>
              <w:rPr>
                <w:rFonts w:ascii="Cambria Math" w:hAnsi="Cambria Math"/>
              </w:rPr>
              <m:t>g</m:t>
            </m:r>
          </m:e>
          <m:sub>
            <m:r>
              <w:rPr>
                <w:rFonts w:ascii="Cambria Math" w:hAnsi="Cambria Math"/>
              </w:rPr>
              <m:t>i,i+1</m:t>
            </m:r>
          </m:sub>
        </m:sSub>
      </m:oMath>
      <w:r w:rsidR="00854F42">
        <w:rPr>
          <w:rFonts w:asciiTheme="minorEastAsia" w:eastAsiaTheme="minorEastAsia" w:hAnsiTheme="minorEastAsia" w:hint="eastAsia"/>
        </w:rPr>
        <w:t>は</w:t>
      </w:r>
      <m:oMath>
        <m:r>
          <w:ins w:id="13" w:author="Noriko OTANI" w:date="2026-07-20T17:05:00Z" w16du:dateUtc="2026-07-20T08:05:00Z">
            <w:rPr>
              <w:rFonts w:ascii="Cambria Math" w:hAnsi="Cambria Math"/>
            </w:rPr>
            <m:t>i</m:t>
          </w:ins>
        </m:r>
      </m:oMath>
      <w:r w:rsidR="003C5682">
        <w:rPr>
          <w:rFonts w:asciiTheme="minorEastAsia" w:eastAsiaTheme="minorEastAsia" w:hAnsiTheme="minorEastAsia" w:hint="eastAsia"/>
          <w:sz w:val="21"/>
          <w:szCs w:val="21"/>
        </w:rPr>
        <w:t>番目に訪問するコントロール</w:t>
      </w:r>
      <w:r w:rsidR="00EA3796">
        <w:rPr>
          <w:rFonts w:asciiTheme="minorEastAsia" w:eastAsiaTheme="minorEastAsia" w:hAnsiTheme="minorEastAsia" w:hint="eastAsia"/>
          <w:sz w:val="21"/>
          <w:szCs w:val="21"/>
        </w:rPr>
        <w:t>と</w:t>
      </w:r>
      <m:oMath>
        <m:r>
          <w:ins w:id="14" w:author="Noriko OTANI" w:date="2026-07-20T17:05:00Z" w16du:dateUtc="2026-07-20T08:05:00Z">
            <w:rPr>
              <w:rFonts w:ascii="Cambria Math" w:hAnsi="Cambria Math"/>
            </w:rPr>
            <m:t>i</m:t>
          </w:ins>
        </m:r>
      </m:oMath>
      <w:r w:rsidR="00EA3796">
        <w:rPr>
          <w:rFonts w:asciiTheme="minorEastAsia" w:eastAsiaTheme="minorEastAsia" w:hAnsiTheme="minorEastAsia"/>
          <w:sz w:val="21"/>
          <w:szCs w:val="21"/>
        </w:rPr>
        <w:t>+1</w:t>
      </w:r>
      <w:r w:rsidR="003C5682">
        <w:rPr>
          <w:rFonts w:asciiTheme="minorEastAsia" w:eastAsiaTheme="minorEastAsia" w:hAnsiTheme="minorEastAsia" w:hint="eastAsia"/>
          <w:sz w:val="21"/>
          <w:szCs w:val="21"/>
        </w:rPr>
        <w:t>番目に訪問するコントロール</w:t>
      </w:r>
      <w:r w:rsidR="00EA3796">
        <w:rPr>
          <w:rFonts w:asciiTheme="minorEastAsia" w:eastAsiaTheme="minorEastAsia" w:hAnsiTheme="minorEastAsia" w:hint="eastAsia"/>
          <w:sz w:val="21"/>
          <w:szCs w:val="21"/>
        </w:rPr>
        <w:t>の</w:t>
      </w:r>
      <w:r w:rsidR="00B77697">
        <w:rPr>
          <w:rFonts w:asciiTheme="minorEastAsia" w:eastAsiaTheme="minorEastAsia" w:hAnsiTheme="minorEastAsia" w:hint="eastAsia"/>
          <w:sz w:val="21"/>
          <w:szCs w:val="21"/>
        </w:rPr>
        <w:t>標高差</w:t>
      </w:r>
      <w:r w:rsidR="003C5682">
        <w:rPr>
          <w:rFonts w:asciiTheme="minorEastAsia" w:eastAsiaTheme="minorEastAsia" w:hAnsiTheme="minorEastAsia" w:hint="eastAsia"/>
          <w:sz w:val="21"/>
          <w:szCs w:val="21"/>
        </w:rPr>
        <w:t>，</w:t>
      </w:r>
      <m:oMath>
        <m:sSub>
          <m:sSubPr>
            <m:ctrlPr>
              <w:rPr>
                <w:rFonts w:ascii="Cambria Math" w:hAnsi="Cambria Math"/>
                <w:sz w:val="21"/>
                <w:szCs w:val="21"/>
              </w:rPr>
            </m:ctrlPr>
          </m:sSubPr>
          <m:e>
            <m:r>
              <w:rPr>
                <w:rFonts w:ascii="Cambria Math" w:hAnsi="Cambria Math"/>
                <w:sz w:val="21"/>
                <w:szCs w:val="21"/>
                <w:rPrChange w:id="15" w:author="Noriko OTANI" w:date="2026-07-17T20:34:00Z" w16du:dateUtc="2026-07-17T11:34:00Z">
                  <w:rPr>
                    <w:rFonts w:ascii="Cambria Math" w:hAnsi="Cambria Math"/>
                  </w:rPr>
                </w:rPrChange>
              </w:rPr>
              <m:t>n</m:t>
            </m:r>
          </m:e>
          <m:sub>
            <m:r>
              <w:rPr>
                <w:rFonts w:ascii="Cambria Math" w:hAnsi="Cambria Math"/>
                <w:sz w:val="21"/>
                <w:szCs w:val="21"/>
                <w:rPrChange w:id="16" w:author="Noriko OTANI" w:date="2026-07-17T20:34:00Z" w16du:dateUtc="2026-07-17T11:34:00Z">
                  <w:rPr>
                    <w:rFonts w:ascii="Cambria Math" w:hAnsi="Cambria Math"/>
                  </w:rPr>
                </w:rPrChange>
              </w:rPr>
              <m:t>controls</m:t>
            </m:r>
          </m:sub>
        </m:sSub>
      </m:oMath>
      <w:r w:rsidR="003C5682" w:rsidRPr="00F66BBE">
        <w:rPr>
          <w:rStyle w:val="vlist-s"/>
          <w:rFonts w:asciiTheme="minorEastAsia" w:eastAsiaTheme="minorEastAsia" w:hAnsiTheme="minorEastAsia" w:hint="eastAsia"/>
          <w:sz w:val="21"/>
          <w:szCs w:val="21"/>
        </w:rPr>
        <w:t>はコースに含まれるコントロールの数</w:t>
      </w:r>
      <w:r w:rsidR="00EA3796">
        <w:rPr>
          <w:rFonts w:asciiTheme="minorEastAsia" w:eastAsiaTheme="minorEastAsia" w:hAnsiTheme="minorEastAsia" w:hint="eastAsia"/>
          <w:sz w:val="21"/>
          <w:szCs w:val="21"/>
        </w:rPr>
        <w:t>を</w:t>
      </w:r>
      <w:r w:rsidR="003C5682">
        <w:rPr>
          <w:rFonts w:asciiTheme="minorEastAsia" w:eastAsiaTheme="minorEastAsia" w:hAnsiTheme="minorEastAsia" w:hint="eastAsia"/>
          <w:sz w:val="21"/>
          <w:szCs w:val="21"/>
        </w:rPr>
        <w:t>表</w:t>
      </w:r>
      <w:r w:rsidR="00EA3796">
        <w:rPr>
          <w:rFonts w:asciiTheme="minorEastAsia" w:eastAsiaTheme="minorEastAsia" w:hAnsiTheme="minorEastAsia" w:hint="eastAsia"/>
          <w:sz w:val="21"/>
          <w:szCs w:val="21"/>
        </w:rPr>
        <w:t>す。</w:t>
      </w:r>
      <w:r w:rsidR="00B77697">
        <w:rPr>
          <w:rFonts w:asciiTheme="minorEastAsia" w:eastAsiaTheme="minorEastAsia" w:hAnsiTheme="minorEastAsia" w:hint="eastAsia"/>
          <w:sz w:val="21"/>
          <w:szCs w:val="21"/>
        </w:rPr>
        <w:t>ただし，0番目に訪問するコントロールと</w:t>
      </w:r>
      <m:oMath>
        <m:sSub>
          <m:sSubPr>
            <m:ctrlPr>
              <w:rPr>
                <w:rFonts w:ascii="Cambria Math" w:hAnsi="Cambria Math"/>
                <w:sz w:val="21"/>
                <w:szCs w:val="21"/>
              </w:rPr>
            </m:ctrlPr>
          </m:sSubPr>
          <m:e>
            <m:r>
              <w:rPr>
                <w:rFonts w:ascii="Cambria Math" w:hAnsi="Cambria Math"/>
                <w:sz w:val="21"/>
                <w:szCs w:val="21"/>
                <w:rPrChange w:id="17" w:author="Noriko OTANI" w:date="2026-07-17T20:34:00Z" w16du:dateUtc="2026-07-17T11:34:00Z">
                  <w:rPr>
                    <w:rFonts w:ascii="Cambria Math" w:hAnsi="Cambria Math"/>
                  </w:rPr>
                </w:rPrChange>
              </w:rPr>
              <m:t>n</m:t>
            </m:r>
          </m:e>
          <m:sub>
            <m:r>
              <w:rPr>
                <w:rFonts w:ascii="Cambria Math" w:hAnsi="Cambria Math"/>
                <w:sz w:val="21"/>
                <w:szCs w:val="21"/>
                <w:rPrChange w:id="18" w:author="Noriko OTANI" w:date="2026-07-17T20:34:00Z" w16du:dateUtc="2026-07-17T11:34:00Z">
                  <w:rPr>
                    <w:rFonts w:ascii="Cambria Math" w:hAnsi="Cambria Math"/>
                  </w:rPr>
                </w:rPrChange>
              </w:rPr>
              <m:t>controls</m:t>
            </m:r>
          </m:sub>
        </m:sSub>
        <m:r>
          <w:rPr>
            <w:rFonts w:ascii="Cambria Math" w:hAnsi="Cambria Math"/>
            <w:sz w:val="21"/>
            <w:szCs w:val="21"/>
          </w:rPr>
          <m:t>+1</m:t>
        </m:r>
      </m:oMath>
      <w:r w:rsidR="00B77697">
        <w:rPr>
          <w:rFonts w:asciiTheme="minorEastAsia" w:eastAsiaTheme="minorEastAsia" w:hAnsiTheme="minorEastAsia" w:hint="eastAsia"/>
          <w:sz w:val="21"/>
          <w:szCs w:val="21"/>
        </w:rPr>
        <w:t>番目に訪問するコントロールはスタート・ゴール地点とする．</w:t>
      </w:r>
    </w:p>
    <w:p w14:paraId="275DFC12" w14:textId="2318422B" w:rsidR="00AA6F0C" w:rsidRPr="005A1851" w:rsidRDefault="00000000" w:rsidP="00872382">
      <w:pPr>
        <w:tabs>
          <w:tab w:val="left" w:pos="9000"/>
        </w:tabs>
        <w:ind w:leftChars="150" w:left="360"/>
        <w:rPr>
          <w:rFonts w:asciiTheme="minorEastAsia" w:eastAsiaTheme="minorEastAsia" w:hAnsiTheme="minorEastAsia"/>
        </w:rPr>
      </w:pPr>
      <m:oMath>
        <m:sSub>
          <m:sSubPr>
            <m:ctrlPr>
              <w:rPr>
                <w:rFonts w:ascii="Cambria Math" w:hAnsi="Cambria Math"/>
              </w:rPr>
            </m:ctrlPr>
          </m:sSubPr>
          <m:e>
            <m:r>
              <w:rPr>
                <w:rFonts w:ascii="Cambria Math" w:hAnsi="Cambria Math"/>
              </w:rPr>
              <m:t>f</m:t>
            </m:r>
          </m:e>
          <m:sub>
            <m:r>
              <w:rPr>
                <w:rFonts w:ascii="Cambria Math" w:hAnsi="Cambria Math"/>
              </w:rPr>
              <m:t>map</m:t>
            </m:r>
          </m:sub>
        </m:sSub>
        <m:r>
          <w:rPr>
            <w:rFonts w:ascii="Cambria Math" w:hAnsi="Cambria Math"/>
          </w:rPr>
          <m:t>=</m:t>
        </m:r>
        <m:d>
          <m:dPr>
            <m:begChr m:val="|"/>
            <m:endChr m:val="|"/>
            <m:ctrlPr>
              <w:rPr>
                <w:rStyle w:val="mord"/>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controls</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target</m:t>
                </m:r>
              </m:sub>
            </m:sSub>
          </m:e>
        </m:d>
      </m:oMath>
      <w:r w:rsidR="00B10B9E" w:rsidRPr="005A1851">
        <w:rPr>
          <w:rFonts w:asciiTheme="minorEastAsia" w:eastAsiaTheme="minorEastAsia" w:hAnsiTheme="minorEastAsia"/>
        </w:rPr>
        <w:tab/>
      </w:r>
      <w:r w:rsidR="00B10B9E" w:rsidRPr="005A1851">
        <w:rPr>
          <w:rFonts w:asciiTheme="minorEastAsia" w:eastAsiaTheme="minorEastAsia" w:hAnsiTheme="minorEastAsia" w:hint="eastAsia"/>
        </w:rPr>
        <w:t>(1)</w:t>
      </w:r>
    </w:p>
    <w:p w14:paraId="7371F6A7" w14:textId="6A80EFBB" w:rsidR="005A1851" w:rsidRPr="005A1851" w:rsidRDefault="00000000" w:rsidP="00872382">
      <w:pPr>
        <w:tabs>
          <w:tab w:val="left" w:pos="9000"/>
        </w:tabs>
        <w:ind w:leftChars="150" w:left="360"/>
        <w:jc w:val="both"/>
        <w:rPr>
          <w:rFonts w:asciiTheme="minorEastAsia" w:eastAsiaTheme="minorEastAsia" w:hAnsiTheme="minorEastAsia"/>
        </w:rPr>
      </w:pPr>
      <m:oMath>
        <m:sSub>
          <m:sSubPr>
            <m:ctrlPr>
              <w:rPr>
                <w:rFonts w:ascii="Cambria Math" w:hAnsi="Cambria Math"/>
              </w:rPr>
            </m:ctrlPr>
          </m:sSubPr>
          <m:e>
            <m:r>
              <w:rPr>
                <w:rFonts w:ascii="Cambria Math" w:hAnsi="Cambria Math"/>
              </w:rPr>
              <m:t>f</m:t>
            </m:r>
          </m:e>
          <m:sub>
            <m:r>
              <w:rPr>
                <w:rFonts w:ascii="Cambria Math" w:hAnsi="Cambria Math"/>
              </w:rPr>
              <m:t>dist</m:t>
            </m:r>
          </m:sub>
        </m:sSub>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n</m:t>
                </m:r>
              </m:e>
              <m:sub>
                <m:r>
                  <w:rPr>
                    <w:rFonts w:ascii="Cambria Math" w:hAnsi="Cambria Math"/>
                  </w:rPr>
                  <m:t>controls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controls</m:t>
                </m:r>
              </m:sub>
            </m:sSub>
            <m:r>
              <w:rPr>
                <w:rFonts w:ascii="Cambria Math" w:hAnsi="Cambria Math"/>
              </w:rPr>
              <m:t>+1)</m:t>
            </m:r>
          </m:den>
        </m:f>
        <m:nary>
          <m:naryPr>
            <m:chr m:val="∑"/>
            <m:limLoc m:val="undOvr"/>
            <m:supHide m:val="1"/>
            <m:ctrlPr>
              <w:rPr>
                <w:rFonts w:ascii="Cambria Math" w:hAnsi="Cambria Math"/>
                <w:i/>
              </w:rPr>
            </m:ctrlPr>
          </m:naryPr>
          <m:sub>
            <m:r>
              <w:rPr>
                <w:rFonts w:ascii="Cambria Math" w:hAnsi="Cambria Math"/>
              </w:rPr>
              <m:t>i&lt;j</m:t>
            </m:r>
          </m:sub>
          <m:sup/>
          <m:e>
            <m:r>
              <m:rPr>
                <m:sty m:val="p"/>
              </m:rPr>
              <w:rPr>
                <w:rFonts w:ascii="Cambria Math" w:hAnsi="Cambria Math"/>
              </w:rPr>
              <m:t>max⁡</m:t>
            </m:r>
            <m:d>
              <m:dPr>
                <m:ctrlPr>
                  <w:rPr>
                    <w:rFonts w:ascii="Cambria Math" w:hAnsi="Cambria Math"/>
                    <w:i/>
                  </w:rPr>
                </m:ctrlPr>
              </m:dPr>
              <m:e>
                <m:r>
                  <w:rPr>
                    <w:rFonts w:ascii="Cambria Math" w:hAnsi="Cambria Math"/>
                  </w:rPr>
                  <m:t>0,</m:t>
                </m:r>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m:t>
                    </m:r>
                  </m:sub>
                </m:sSub>
              </m:e>
            </m:d>
          </m:e>
        </m:nary>
      </m:oMath>
      <w:r w:rsidR="005A1851" w:rsidRPr="005A1851">
        <w:rPr>
          <w:rFonts w:asciiTheme="minorEastAsia" w:eastAsiaTheme="minorEastAsia" w:hAnsiTheme="minorEastAsia"/>
        </w:rPr>
        <w:tab/>
      </w:r>
      <w:r w:rsidR="005A1851" w:rsidRPr="005A1851">
        <w:rPr>
          <w:rFonts w:asciiTheme="minorEastAsia" w:eastAsiaTheme="minorEastAsia" w:hAnsiTheme="minorEastAsia" w:hint="eastAsia"/>
        </w:rPr>
        <w:t>(2)</w:t>
      </w:r>
    </w:p>
    <w:p w14:paraId="01B2E802" w14:textId="36D83757" w:rsidR="00301458" w:rsidRPr="005A1851" w:rsidRDefault="00B10B9E" w:rsidP="00872382">
      <w:pPr>
        <w:tabs>
          <w:tab w:val="left" w:pos="9000"/>
        </w:tabs>
        <w:ind w:leftChars="150" w:left="360"/>
        <w:rPr>
          <w:rFonts w:asciiTheme="minorEastAsia" w:eastAsiaTheme="minorEastAsia" w:hAnsiTheme="minorEastAsia"/>
        </w:rPr>
      </w:pPr>
      <m:oMath>
        <m:r>
          <w:rPr>
            <w:rFonts w:ascii="Cambria Math" w:hAnsi="Cambria Math"/>
          </w:rPr>
          <m:t>distance=</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controls</m:t>
                </m:r>
              </m:sub>
            </m:sSub>
          </m:sup>
          <m:e>
            <m:sSub>
              <m:sSubPr>
                <m:ctrlPr>
                  <w:rPr>
                    <w:rFonts w:ascii="Cambria Math" w:hAnsi="Cambria Math"/>
                    <w:i/>
                  </w:rPr>
                </m:ctrlPr>
              </m:sSubPr>
              <m:e>
                <m:r>
                  <w:rPr>
                    <w:rFonts w:ascii="Cambria Math" w:hAnsi="Cambria Math"/>
                  </w:rPr>
                  <m:t>l</m:t>
                </m:r>
              </m:e>
              <m:sub>
                <m:r>
                  <w:rPr>
                    <w:rFonts w:ascii="Cambria Math" w:hAnsi="Cambria Math"/>
                  </w:rPr>
                  <m:t>i,i+1</m:t>
                </m:r>
              </m:sub>
            </m:sSub>
          </m:e>
        </m:nary>
      </m:oMath>
      <w:r w:rsidRPr="005A1851">
        <w:rPr>
          <w:rFonts w:asciiTheme="minorEastAsia" w:eastAsiaTheme="minorEastAsia" w:hAnsiTheme="minorEastAsia"/>
        </w:rPr>
        <w:tab/>
      </w:r>
      <w:r w:rsidRPr="005A1851">
        <w:rPr>
          <w:rFonts w:asciiTheme="minorEastAsia" w:eastAsiaTheme="minorEastAsia" w:hAnsiTheme="minorEastAsia" w:hint="eastAsia"/>
        </w:rPr>
        <w:t>(3)</w:t>
      </w:r>
    </w:p>
    <w:p w14:paraId="03F2308F" w14:textId="654F857F" w:rsidR="005A1851" w:rsidRPr="005A1851" w:rsidRDefault="005A1851" w:rsidP="00872382">
      <w:pPr>
        <w:tabs>
          <w:tab w:val="left" w:pos="9000"/>
        </w:tabs>
        <w:ind w:leftChars="150" w:left="360"/>
        <w:rPr>
          <w:rFonts w:asciiTheme="minorEastAsia" w:eastAsiaTheme="minorEastAsia" w:hAnsiTheme="minorEastAsia"/>
        </w:rPr>
      </w:pPr>
      <m:oMath>
        <m:r>
          <w:rPr>
            <w:rFonts w:ascii="Cambria Math" w:hAnsi="Cambria Math"/>
          </w:rPr>
          <m:t>gain=</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controls</m:t>
                </m:r>
              </m:sub>
            </m:sSub>
          </m:sup>
          <m:e>
            <m:sSub>
              <m:sSubPr>
                <m:ctrlPr>
                  <w:rPr>
                    <w:rFonts w:ascii="Cambria Math" w:hAnsi="Cambria Math"/>
                    <w:i/>
                  </w:rPr>
                </m:ctrlPr>
              </m:sSubPr>
              <m:e>
                <m:r>
                  <w:rPr>
                    <w:rFonts w:ascii="Cambria Math" w:hAnsi="Cambria Math"/>
                  </w:rPr>
                  <m:t>g</m:t>
                </m:r>
              </m:e>
              <m:sub>
                <m:r>
                  <w:rPr>
                    <w:rFonts w:ascii="Cambria Math" w:hAnsi="Cambria Math"/>
                  </w:rPr>
                  <m:t>i,i+1</m:t>
                </m:r>
              </m:sub>
            </m:sSub>
          </m:e>
        </m:nary>
      </m:oMath>
      <w:r w:rsidRPr="005A1851">
        <w:rPr>
          <w:rFonts w:asciiTheme="minorEastAsia" w:eastAsiaTheme="minorEastAsia" w:hAnsiTheme="minorEastAsia"/>
        </w:rPr>
        <w:tab/>
      </w:r>
      <w:r w:rsidRPr="005A1851">
        <w:rPr>
          <w:rFonts w:asciiTheme="minorEastAsia" w:eastAsiaTheme="minorEastAsia" w:hAnsiTheme="minorEastAsia" w:hint="eastAsia"/>
        </w:rPr>
        <w:t>(4)</w:t>
      </w:r>
    </w:p>
    <w:p w14:paraId="0FA12B9F" w14:textId="5F547221" w:rsidR="005A1851" w:rsidRPr="005A1851" w:rsidRDefault="00000000" w:rsidP="00872382">
      <w:pPr>
        <w:tabs>
          <w:tab w:val="left" w:pos="9000"/>
        </w:tabs>
        <w:ind w:leftChars="150" w:left="360"/>
        <w:rPr>
          <w:rFonts w:asciiTheme="minorEastAsia" w:eastAsiaTheme="minorEastAsia" w:hAnsiTheme="minorEastAsia"/>
        </w:rPr>
      </w:pPr>
      <m:oMath>
        <m:sSub>
          <m:sSubPr>
            <m:ctrlPr>
              <w:rPr>
                <w:rFonts w:ascii="Cambria Math" w:hAnsi="Cambria Math"/>
              </w:rPr>
            </m:ctrlPr>
          </m:sSubPr>
          <m:e>
            <m:r>
              <w:rPr>
                <w:rFonts w:ascii="Cambria Math" w:hAnsi="Cambria Math"/>
              </w:rPr>
              <m:t>t</m:t>
            </m:r>
          </m:e>
          <m:sub>
            <m:r>
              <w:rPr>
                <w:rFonts w:ascii="Cambria Math" w:hAnsi="Cambria Math"/>
              </w:rPr>
              <m:t>estimated</m:t>
            </m:r>
          </m:sub>
        </m:sSub>
        <m:r>
          <m:rPr>
            <m:sty m:val="p"/>
          </m:rPr>
          <w:rPr>
            <w:rFonts w:ascii="Cambria Math" w:hAnsi="Cambria Math"/>
          </w:rPr>
          <m:t>=</m:t>
        </m:r>
        <m:f>
          <m:fPr>
            <m:ctrlPr>
              <w:rPr>
                <w:rFonts w:ascii="Cambria Math" w:hAnsi="Cambria Math"/>
                <w:i/>
              </w:rPr>
            </m:ctrlPr>
          </m:fPr>
          <m:num>
            <m:r>
              <w:rPr>
                <w:rFonts w:ascii="Cambria Math" w:hAnsi="Cambria Math"/>
              </w:rPr>
              <m:t>distance</m:t>
            </m:r>
          </m:num>
          <m:den>
            <m:r>
              <w:rPr>
                <w:rFonts w:ascii="Cambria Math" w:eastAsiaTheme="minorEastAsia" w:hAnsi="Cambria Math"/>
              </w:rPr>
              <m:t>WALK</m:t>
            </m:r>
            <m:r>
              <m:rPr>
                <m:sty m:val="p"/>
              </m:rPr>
              <w:rPr>
                <w:rFonts w:ascii="Cambria Math" w:eastAsiaTheme="minorEastAsia" w:hAnsi="Cambria Math"/>
              </w:rPr>
              <m:t>_</m:t>
            </m:r>
            <m:r>
              <w:rPr>
                <w:rFonts w:ascii="Cambria Math" w:eastAsiaTheme="minorEastAsia" w:hAnsi="Cambria Math"/>
              </w:rPr>
              <m:t>SPEED</m:t>
            </m:r>
          </m:den>
        </m:f>
        <m:r>
          <w:rPr>
            <w:rFonts w:ascii="Cambria Math" w:eastAsiaTheme="minorEastAsia" w:hAnsi="Cambria Math"/>
          </w:rPr>
          <m:t>×60+</m:t>
        </m:r>
        <m:f>
          <m:fPr>
            <m:ctrlPr>
              <w:rPr>
                <w:rFonts w:ascii="Cambria Math" w:eastAsiaTheme="minorEastAsia" w:hAnsi="Cambria Math"/>
                <w:i/>
              </w:rPr>
            </m:ctrlPr>
          </m:fPr>
          <m:num>
            <m:r>
              <w:rPr>
                <w:rFonts w:ascii="Cambria Math" w:eastAsiaTheme="minorEastAsia" w:hAnsi="Cambria Math"/>
              </w:rPr>
              <m:t>gain</m:t>
            </m:r>
          </m:num>
          <m:den>
            <m:r>
              <w:rPr>
                <w:rFonts w:ascii="Cambria Math" w:eastAsiaTheme="minorEastAsia" w:hAnsi="Cambria Math"/>
              </w:rPr>
              <m:t>CLIMB</m:t>
            </m:r>
            <m:r>
              <m:rPr>
                <m:sty m:val="p"/>
              </m:rPr>
              <w:rPr>
                <w:rFonts w:ascii="Cambria Math" w:eastAsiaTheme="minorEastAsia" w:hAnsi="Cambria Math"/>
              </w:rPr>
              <m:t>_</m:t>
            </m:r>
            <m:r>
              <w:rPr>
                <w:rFonts w:ascii="Cambria Math" w:eastAsiaTheme="minorEastAsia" w:hAnsi="Cambria Math"/>
              </w:rPr>
              <m:t>SPEED</m:t>
            </m:r>
          </m:den>
        </m:f>
      </m:oMath>
      <w:r w:rsidR="005A1851" w:rsidRPr="005A1851">
        <w:rPr>
          <w:rFonts w:asciiTheme="minorEastAsia" w:eastAsiaTheme="minorEastAsia" w:hAnsiTheme="minorEastAsia"/>
        </w:rPr>
        <w:tab/>
      </w:r>
      <w:r w:rsidR="005A1851" w:rsidRPr="005A1851">
        <w:rPr>
          <w:rFonts w:asciiTheme="minorEastAsia" w:eastAsiaTheme="minorEastAsia" w:hAnsiTheme="minorEastAsia" w:hint="eastAsia"/>
        </w:rPr>
        <w:t>(5)</w:t>
      </w:r>
    </w:p>
    <w:p w14:paraId="414BB4BA" w14:textId="24C6E47D" w:rsidR="00B10B9E" w:rsidRPr="005A1851" w:rsidRDefault="00000000" w:rsidP="00872382">
      <w:pPr>
        <w:tabs>
          <w:tab w:val="left" w:pos="9000"/>
        </w:tabs>
        <w:ind w:leftChars="150" w:left="360"/>
        <w:jc w:val="both"/>
        <w:rPr>
          <w:rFonts w:asciiTheme="minorEastAsia" w:eastAsiaTheme="minorEastAsia" w:hAnsiTheme="minorEastAsia"/>
        </w:rPr>
      </w:pPr>
      <m:oMath>
        <m:sSub>
          <m:sSubPr>
            <m:ctrlPr>
              <w:rPr>
                <w:rFonts w:ascii="Cambria Math" w:hAnsi="Cambria Math"/>
              </w:rPr>
            </m:ctrlPr>
          </m:sSubPr>
          <m:e>
            <m:r>
              <w:rPr>
                <w:rFonts w:ascii="Cambria Math" w:hAnsi="Cambria Math"/>
              </w:rPr>
              <m:t>f</m:t>
            </m:r>
          </m:e>
          <m:sub>
            <m:r>
              <w:rPr>
                <w:rFonts w:ascii="Cambria Math" w:hAnsi="Cambria Math"/>
              </w:rPr>
              <m:t>time</m:t>
            </m:r>
          </m:sub>
        </m:sSub>
        <m:r>
          <w:rPr>
            <w:rFonts w:ascii="Cambria Math" w:hAnsi="Cambria Math"/>
          </w:rPr>
          <m:t>=</m:t>
        </m:r>
        <m:d>
          <m:dPr>
            <m:begChr m:val="|"/>
            <m:endChr m:val="|"/>
            <m:ctrlPr>
              <w:rPr>
                <w:rStyle w:val="mord"/>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estimated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target</m:t>
                </m:r>
              </m:sub>
            </m:sSub>
          </m:e>
        </m:d>
      </m:oMath>
      <w:r w:rsidR="005A1851" w:rsidRPr="005A1851">
        <w:rPr>
          <w:rStyle w:val="mord"/>
          <w:rFonts w:asciiTheme="minorEastAsia" w:eastAsiaTheme="minorEastAsia" w:hAnsiTheme="minorEastAsia"/>
        </w:rPr>
        <w:tab/>
      </w:r>
      <w:r w:rsidR="005A1851" w:rsidRPr="005A1851">
        <w:rPr>
          <w:rStyle w:val="mord"/>
          <w:rFonts w:asciiTheme="minorEastAsia" w:eastAsiaTheme="minorEastAsia" w:hAnsiTheme="minorEastAsia" w:hint="eastAsia"/>
        </w:rPr>
        <w:t>(6)</w:t>
      </w:r>
    </w:p>
    <w:p w14:paraId="21F4AEF8" w14:textId="4C8B039E" w:rsidR="00AA6F0C" w:rsidRPr="005A1851" w:rsidRDefault="00000000" w:rsidP="00872382">
      <w:pPr>
        <w:tabs>
          <w:tab w:val="left" w:pos="9000"/>
        </w:tabs>
        <w:ind w:leftChars="150" w:left="360"/>
        <w:jc w:val="both"/>
        <w:rPr>
          <w:rFonts w:asciiTheme="minorEastAsia" w:eastAsiaTheme="minorEastAsia" w:hAnsiTheme="minorEastAsia"/>
        </w:rPr>
      </w:pPr>
      <m:oMath>
        <m:sSub>
          <m:sSubPr>
            <m:ctrlPr>
              <w:rPr>
                <w:rFonts w:ascii="Cambria Math" w:hAnsi="Cambria Math"/>
              </w:rPr>
            </m:ctrlPr>
          </m:sSubPr>
          <m:e>
            <m:r>
              <w:rPr>
                <w:rFonts w:ascii="Cambria Math" w:hAnsi="Cambria Math"/>
              </w:rPr>
              <m:t>f</m:t>
            </m:r>
          </m:e>
          <m:sub>
            <m:r>
              <w:rPr>
                <w:rFonts w:ascii="Cambria Math" w:hAnsi="Cambria Math"/>
              </w:rPr>
              <m:t>route</m:t>
            </m:r>
          </m:sub>
        </m:sSub>
        <m:r>
          <w:rPr>
            <w:rFonts w:ascii="Cambria Math" w:hAnsi="Cambria Math"/>
          </w:rPr>
          <m:t>=</m:t>
        </m:r>
        <m:r>
          <m:rPr>
            <m:sty m:val="p"/>
          </m:rPr>
          <w:rPr>
            <w:rFonts w:ascii="Cambria Math" w:hAnsi="Cambria Math"/>
          </w:rPr>
          <m:t>max</m:t>
        </m:r>
        <m:r>
          <w:rPr>
            <w:rFonts w:ascii="Cambria Math" w:hAnsi="Cambria Math"/>
          </w:rPr>
          <m:t>⁡(0,</m:t>
        </m:r>
        <m:r>
          <m:rPr>
            <m:nor/>
          </m:rPr>
          <m:t> </m:t>
        </m:r>
        <m:r>
          <w:rPr>
            <w:rFonts w:ascii="Cambria Math" w:hAnsi="Cambria Math"/>
          </w:rPr>
          <m:t>gain-ROUTE</m:t>
        </m:r>
        <m:r>
          <m:rPr>
            <m:sty m:val="p"/>
          </m:rPr>
          <w:rPr>
            <w:rFonts w:ascii="Cambria Math" w:hAnsi="Cambria Math"/>
          </w:rPr>
          <m:t>_</m:t>
        </m:r>
        <m:r>
          <w:rPr>
            <w:rFonts w:ascii="Cambria Math" w:hAnsi="Cambria Math"/>
          </w:rPr>
          <m:t>TARGET)</m:t>
        </m:r>
      </m:oMath>
      <w:r w:rsidR="005A1851" w:rsidRPr="005A1851">
        <w:rPr>
          <w:rFonts w:asciiTheme="minorEastAsia" w:eastAsiaTheme="minorEastAsia" w:hAnsiTheme="minorEastAsia"/>
        </w:rPr>
        <w:tab/>
      </w:r>
      <w:r w:rsidR="005A1851" w:rsidRPr="005A1851">
        <w:rPr>
          <w:rFonts w:asciiTheme="minorEastAsia" w:eastAsiaTheme="minorEastAsia" w:hAnsiTheme="minorEastAsia" w:hint="eastAsia"/>
        </w:rPr>
        <w:t>(7)</w:t>
      </w:r>
    </w:p>
    <w:p w14:paraId="0E8A5827" w14:textId="05390858" w:rsidR="00872382" w:rsidRPr="005A1851" w:rsidRDefault="00872382" w:rsidP="00872382">
      <w:pPr>
        <w:tabs>
          <w:tab w:val="left" w:pos="9000"/>
        </w:tabs>
        <w:ind w:leftChars="150" w:left="360"/>
        <w:jc w:val="both"/>
        <w:rPr>
          <w:rFonts w:asciiTheme="minorEastAsia" w:eastAsiaTheme="minorEastAsia" w:hAnsiTheme="minorEastAsia"/>
        </w:rPr>
      </w:pPr>
      <m:oMath>
        <m:r>
          <w:rPr>
            <w:rFonts w:ascii="Cambria Math" w:eastAsiaTheme="minorEastAsia" w:hAnsi="Cambria Math"/>
          </w:rPr>
          <m:t>E=</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hAnsi="Cambria Math" w:hint="eastAsia"/>
                        </w:rPr>
                      </m:ctrlPr>
                    </m:sSubPr>
                    <m:e>
                      <m:r>
                        <w:rPr>
                          <w:rFonts w:ascii="Cambria Math" w:hAnsi="Cambria Math"/>
                        </w:rPr>
                        <m:t>W</m:t>
                      </m:r>
                      <m:ctrlPr>
                        <w:rPr>
                          <w:rFonts w:ascii="Cambria Math" w:hAnsi="Cambria Math"/>
                        </w:rPr>
                      </m:ctrlPr>
                    </m:e>
                    <m:sub>
                      <m:r>
                        <w:rPr>
                          <w:rFonts w:ascii="Cambria Math" w:hAnsi="Cambria Math"/>
                        </w:rPr>
                        <m:t>map</m:t>
                      </m:r>
                      <m:ctrlPr>
                        <w:rPr>
                          <w:rFonts w:ascii="Cambria Math" w:hAnsi="Cambria Math"/>
                        </w:rPr>
                      </m:ctrlPr>
                    </m:sub>
                  </m:sSub>
                  <m:sSub>
                    <m:sSubPr>
                      <m:ctrlPr>
                        <w:rPr>
                          <w:rFonts w:ascii="Cambria Math" w:hAnsi="Cambria Math"/>
                        </w:rPr>
                      </m:ctrlPr>
                    </m:sSubPr>
                    <m:e>
                      <m:r>
                        <w:rPr>
                          <w:rFonts w:ascii="Cambria Math" w:hAnsi="Cambria Math"/>
                        </w:rPr>
                        <m:t>f</m:t>
                      </m:r>
                    </m:e>
                    <m:sub>
                      <m:r>
                        <w:rPr>
                          <w:rFonts w:ascii="Cambria Math" w:hAnsi="Cambria Math"/>
                        </w:rPr>
                        <m:t>map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dist</m:t>
                      </m:r>
                    </m:sub>
                  </m:sSub>
                  <m:sSub>
                    <m:sSubPr>
                      <m:ctrlPr>
                        <w:rPr>
                          <w:rFonts w:ascii="Cambria Math" w:hAnsi="Cambria Math"/>
                        </w:rPr>
                      </m:ctrlPr>
                    </m:sSubPr>
                    <m:e>
                      <m:r>
                        <w:rPr>
                          <w:rFonts w:ascii="Cambria Math" w:hAnsi="Cambria Math"/>
                        </w:rPr>
                        <m:t>f</m:t>
                      </m:r>
                    </m:e>
                    <m:sub>
                      <m:r>
                        <w:rPr>
                          <w:rFonts w:ascii="Cambria Math" w:hAnsi="Cambria Math"/>
                        </w:rPr>
                        <m:t>dist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time</m:t>
                      </m:r>
                    </m:sub>
                  </m:sSub>
                  <m:sSub>
                    <m:sSubPr>
                      <m:ctrlPr>
                        <w:rPr>
                          <w:rFonts w:ascii="Cambria Math" w:hAnsi="Cambria Math"/>
                        </w:rPr>
                      </m:ctrlPr>
                    </m:sSubPr>
                    <m:e>
                      <m:r>
                        <w:rPr>
                          <w:rFonts w:ascii="Cambria Math" w:hAnsi="Cambria Math"/>
                        </w:rPr>
                        <m:t>f</m:t>
                      </m:r>
                    </m:e>
                    <m:sub>
                      <m:r>
                        <w:rPr>
                          <w:rFonts w:ascii="Cambria Math" w:hAnsi="Cambria Math"/>
                        </w:rPr>
                        <m:t>time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route</m:t>
                      </m:r>
                    </m:sub>
                  </m:sSub>
                  <m:sSub>
                    <m:sSubPr>
                      <m:ctrlPr>
                        <w:rPr>
                          <w:rFonts w:ascii="Cambria Math" w:hAnsi="Cambria Math"/>
                        </w:rPr>
                      </m:ctrlPr>
                    </m:sSubPr>
                    <m:e>
                      <m:r>
                        <w:rPr>
                          <w:rFonts w:ascii="Cambria Math" w:hAnsi="Cambria Math"/>
                        </w:rPr>
                        <m:t>f</m:t>
                      </m:r>
                    </m:e>
                    <m:sub>
                      <m:r>
                        <w:rPr>
                          <w:rFonts w:ascii="Cambria Math" w:hAnsi="Cambria Math"/>
                        </w:rPr>
                        <m:t>route</m:t>
                      </m:r>
                    </m:sub>
                  </m:sSub>
                </m:e>
                <m:e>
                  <m:sSub>
                    <m:sSubPr>
                      <m:ctrlPr>
                        <w:rPr>
                          <w:rFonts w:ascii="Cambria Math" w:hAnsi="Cambria Math"/>
                          <w:i/>
                        </w:rPr>
                      </m:ctrlPr>
                    </m:sSubPr>
                    <m:e>
                      <m:r>
                        <w:rPr>
                          <w:rFonts w:ascii="Cambria Math" w:hAnsi="Cambria Math"/>
                        </w:rPr>
                        <m:t>n</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controls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max</m:t>
                      </m:r>
                    </m:sub>
                  </m:sSub>
                </m:e>
              </m:mr>
              <m:mr>
                <m:e>
                  <m:r>
                    <w:rPr>
                      <w:rFonts w:ascii="Cambria Math" w:hAnsi="Cambria Math"/>
                    </w:rPr>
                    <m:t>DBL_MAX</m:t>
                  </m:r>
                </m:e>
                <m:e>
                  <m:r>
                    <m:rPr>
                      <m:sty m:val="p"/>
                    </m:rPr>
                    <w:rPr>
                      <w:rFonts w:ascii="Cambria Math" w:hAnsi="Cambria Math"/>
                    </w:rPr>
                    <m:t>otherwise</m:t>
                  </m:r>
                </m:e>
              </m:mr>
            </m:m>
          </m:e>
        </m:d>
      </m:oMath>
      <w:r>
        <w:rPr>
          <w:rFonts w:asciiTheme="minorEastAsia" w:eastAsiaTheme="minorEastAsia" w:hAnsiTheme="minorEastAsia"/>
        </w:rPr>
        <w:tab/>
      </w:r>
      <w:r>
        <w:rPr>
          <w:rFonts w:asciiTheme="minorEastAsia" w:eastAsiaTheme="minorEastAsia" w:hAnsiTheme="minorEastAsia" w:hint="eastAsia"/>
        </w:rPr>
        <w:t>(8)</w:t>
      </w:r>
    </w:p>
    <w:p w14:paraId="05769958" w14:textId="17AED1B2" w:rsidR="00663EF8" w:rsidRPr="007C3750" w:rsidRDefault="00663EF8" w:rsidP="009D5ABC">
      <w:pPr>
        <w:pStyle w:val="a9"/>
        <w:numPr>
          <w:ilvl w:val="0"/>
          <w:numId w:val="1"/>
        </w:numPr>
        <w:spacing w:beforeLines="100" w:before="360"/>
        <w:ind w:left="442" w:hanging="442"/>
        <w:contextualSpacing w:val="0"/>
        <w:jc w:val="both"/>
        <w:rPr>
          <w:rFonts w:asciiTheme="minorEastAsia" w:eastAsiaTheme="minorEastAsia" w:hAnsiTheme="minorEastAsia"/>
          <w:b/>
          <w:bCs/>
          <w:sz w:val="21"/>
          <w:szCs w:val="21"/>
        </w:rPr>
      </w:pPr>
      <w:r w:rsidRPr="007C3750">
        <w:rPr>
          <w:rFonts w:asciiTheme="minorEastAsia" w:eastAsiaTheme="minorEastAsia" w:hAnsiTheme="minorEastAsia" w:hint="eastAsia"/>
          <w:b/>
          <w:bCs/>
          <w:sz w:val="21"/>
          <w:szCs w:val="21"/>
        </w:rPr>
        <w:t>各賞の選定方法</w:t>
      </w:r>
    </w:p>
    <w:p w14:paraId="08185BC3" w14:textId="3CB8141B" w:rsidR="00663EF8" w:rsidRPr="007C3750" w:rsidRDefault="00663EF8" w:rsidP="00F82BBC">
      <w:pPr>
        <w:jc w:val="both"/>
        <w:rPr>
          <w:rFonts w:asciiTheme="minorEastAsia" w:eastAsiaTheme="minorEastAsia" w:hAnsiTheme="minorEastAsia"/>
          <w:sz w:val="21"/>
          <w:szCs w:val="21"/>
        </w:rPr>
      </w:pPr>
      <w:r w:rsidRPr="007C3750">
        <w:rPr>
          <w:rFonts w:asciiTheme="minorEastAsia" w:eastAsiaTheme="minorEastAsia" w:hAnsiTheme="minorEastAsia" w:hint="eastAsia"/>
          <w:sz w:val="21"/>
          <w:szCs w:val="21"/>
        </w:rPr>
        <w:t>【最優秀賞】</w:t>
      </w:r>
    </w:p>
    <w:p w14:paraId="3ECF4B20" w14:textId="621058C9" w:rsidR="00D421EA" w:rsidRPr="00AA222F" w:rsidRDefault="009D5ABC" w:rsidP="00AA222F">
      <w:pPr>
        <w:ind w:firstLineChars="100" w:firstLine="210"/>
        <w:jc w:val="both"/>
        <w:rPr>
          <w:rFonts w:asciiTheme="minorEastAsia" w:eastAsiaTheme="minorEastAsia" w:hAnsiTheme="minorEastAsia"/>
          <w:sz w:val="21"/>
          <w:szCs w:val="21"/>
        </w:rPr>
      </w:pPr>
      <w:r w:rsidRPr="00FD387D">
        <w:rPr>
          <w:rFonts w:asciiTheme="minorEastAsia" w:eastAsiaTheme="minorEastAsia" w:hAnsiTheme="minorEastAsia"/>
          <w:sz w:val="21"/>
          <w:szCs w:val="21"/>
        </w:rPr>
        <w:t>コンペ用に用意された</w:t>
      </w:r>
      <w:r w:rsidRPr="00FD387D">
        <w:rPr>
          <w:rFonts w:asciiTheme="minorEastAsia" w:eastAsiaTheme="minorEastAsia" w:hAnsiTheme="minorEastAsia" w:hint="eastAsia"/>
          <w:sz w:val="21"/>
          <w:szCs w:val="21"/>
        </w:rPr>
        <w:t>コントロール</w:t>
      </w:r>
      <w:r w:rsidRPr="00FD387D">
        <w:rPr>
          <w:rFonts w:asciiTheme="minorEastAsia" w:eastAsiaTheme="minorEastAsia" w:hAnsiTheme="minorEastAsia"/>
          <w:sz w:val="21"/>
          <w:szCs w:val="21"/>
        </w:rPr>
        <w:t>候補</w:t>
      </w:r>
      <w:r w:rsidR="00B77697">
        <w:rPr>
          <w:rFonts w:asciiTheme="minorEastAsia" w:eastAsiaTheme="minorEastAsia" w:hAnsiTheme="minorEastAsia" w:hint="eastAsia"/>
          <w:sz w:val="21"/>
          <w:szCs w:val="21"/>
        </w:rPr>
        <w:t>，</w:t>
      </w:r>
      <w:r w:rsidRPr="00FD387D">
        <w:rPr>
          <w:rFonts w:asciiTheme="minorEastAsia" w:eastAsiaTheme="minorEastAsia" w:hAnsiTheme="minorEastAsia"/>
          <w:sz w:val="21"/>
          <w:szCs w:val="21"/>
        </w:rPr>
        <w:t>道路ネットワーク</w:t>
      </w:r>
      <w:r w:rsidR="00B77697">
        <w:rPr>
          <w:rFonts w:asciiTheme="minorEastAsia" w:eastAsiaTheme="minorEastAsia" w:hAnsiTheme="minorEastAsia" w:hint="eastAsia"/>
          <w:sz w:val="21"/>
          <w:szCs w:val="21"/>
        </w:rPr>
        <w:t>，およびスタート・ゴール地点</w:t>
      </w:r>
      <w:r w:rsidRPr="00FD387D">
        <w:rPr>
          <w:rFonts w:asciiTheme="minorEastAsia" w:eastAsiaTheme="minorEastAsia" w:hAnsiTheme="minorEastAsia"/>
          <w:sz w:val="21"/>
          <w:szCs w:val="21"/>
        </w:rPr>
        <w:t>のデータ</w:t>
      </w:r>
      <w:r>
        <w:rPr>
          <w:rFonts w:asciiTheme="minorEastAsia" w:eastAsiaTheme="minorEastAsia" w:hAnsiTheme="minorEastAsia" w:hint="eastAsia"/>
          <w:sz w:val="21"/>
          <w:szCs w:val="21"/>
        </w:rPr>
        <w:t>を用いて各参加者のプログラムを10回ずつ実行する</w:t>
      </w:r>
      <w:r w:rsidR="00D41D62">
        <w:rPr>
          <w:rFonts w:asciiTheme="minorEastAsia" w:eastAsiaTheme="minorEastAsia" w:hAnsiTheme="minorEastAsia" w:hint="eastAsia"/>
          <w:sz w:val="21"/>
          <w:szCs w:val="21"/>
        </w:rPr>
        <w:t>．</w:t>
      </w:r>
      <w:r w:rsidR="00FD387D" w:rsidRPr="00FD387D">
        <w:rPr>
          <w:rFonts w:asciiTheme="minorEastAsia" w:eastAsiaTheme="minorEastAsia" w:hAnsiTheme="minorEastAsia"/>
          <w:sz w:val="21"/>
          <w:szCs w:val="21"/>
        </w:rPr>
        <w:t>参加者</w:t>
      </w:r>
      <m:oMath>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oMath>
      <w:r w:rsidR="00FD387D" w:rsidRPr="00FD387D">
        <w:rPr>
          <w:rFonts w:asciiTheme="minorEastAsia" w:eastAsiaTheme="minorEastAsia" w:hAnsiTheme="minorEastAsia"/>
          <w:sz w:val="21"/>
          <w:szCs w:val="21"/>
        </w:rPr>
        <w:t>のプログラムに</w:t>
      </w:r>
      <w:r>
        <w:rPr>
          <w:rFonts w:asciiTheme="minorEastAsia" w:eastAsiaTheme="minorEastAsia" w:hAnsiTheme="minorEastAsia" w:hint="eastAsia"/>
          <w:sz w:val="21"/>
          <w:szCs w:val="21"/>
        </w:rPr>
        <w:t>おける</w:t>
      </w:r>
      <w:r w:rsidR="00FD387D" w:rsidRPr="00FD387D">
        <w:rPr>
          <w:rFonts w:asciiTheme="minorEastAsia" w:eastAsiaTheme="minorEastAsia" w:hAnsiTheme="minorEastAsia"/>
          <w:sz w:val="21"/>
          <w:szCs w:val="21"/>
        </w:rPr>
        <w:t>出力解の評価値の</w:t>
      </w:r>
      <w:r w:rsidR="00FD387D" w:rsidRPr="00FD387D">
        <w:rPr>
          <w:rFonts w:asciiTheme="minorEastAsia" w:eastAsiaTheme="minorEastAsia" w:hAnsiTheme="minorEastAsia"/>
          <w:sz w:val="21"/>
          <w:szCs w:val="18"/>
        </w:rPr>
        <w:t>平均</w:t>
      </w:r>
      <w:r w:rsidR="001B746C">
        <w:rPr>
          <w:rFonts w:asciiTheme="minorEastAsia" w:eastAsiaTheme="minorEastAsia" w:hAnsiTheme="minorEastAsia" w:hint="eastAsia"/>
          <w:sz w:val="21"/>
          <w:szCs w:val="18"/>
        </w:rPr>
        <w:t>と標準偏差をそれぞれ</w:t>
      </w:r>
      <m:oMath>
        <m:r>
          <w:rPr>
            <w:rFonts w:ascii="Cambria Math" w:eastAsiaTheme="minorEastAsia" w:hAnsi="Cambria Math"/>
            <w:sz w:val="21"/>
            <w:szCs w:val="18"/>
          </w:rPr>
          <m:t>Ave(</m:t>
        </m:r>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r>
          <w:rPr>
            <w:rFonts w:ascii="Cambria Math" w:eastAsiaTheme="minorEastAsia" w:hAnsi="Cambria Math"/>
            <w:sz w:val="21"/>
            <w:szCs w:val="18"/>
          </w:rPr>
          <m:t>)</m:t>
        </m:r>
      </m:oMath>
      <w:r w:rsidR="001B746C">
        <w:rPr>
          <w:rFonts w:asciiTheme="minorEastAsia" w:eastAsiaTheme="minorEastAsia" w:hAnsiTheme="minorEastAsia" w:hint="eastAsia"/>
          <w:sz w:val="21"/>
          <w:szCs w:val="18"/>
        </w:rPr>
        <w:t>，</w:t>
      </w:r>
      <m:oMath>
        <m:r>
          <w:rPr>
            <w:rFonts w:ascii="Cambria Math" w:eastAsiaTheme="minorEastAsia" w:hAnsi="Cambria Math"/>
            <w:sz w:val="21"/>
            <w:szCs w:val="18"/>
          </w:rPr>
          <m:t>SD(</m:t>
        </m:r>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r>
          <w:rPr>
            <w:rFonts w:ascii="Cambria Math" w:eastAsiaTheme="minorEastAsia" w:hAnsi="Cambria Math"/>
            <w:sz w:val="21"/>
            <w:szCs w:val="18"/>
          </w:rPr>
          <m:t>)</m:t>
        </m:r>
      </m:oMath>
      <w:r w:rsidR="001B746C">
        <w:rPr>
          <w:rFonts w:asciiTheme="minorEastAsia" w:eastAsiaTheme="minorEastAsia" w:hAnsiTheme="minorEastAsia" w:hint="eastAsia"/>
          <w:sz w:val="21"/>
          <w:szCs w:val="18"/>
        </w:rPr>
        <w:t>とし</w:t>
      </w:r>
      <w:r w:rsidR="00D41D62">
        <w:rPr>
          <w:rFonts w:asciiTheme="minorEastAsia" w:eastAsiaTheme="minorEastAsia" w:hAnsiTheme="minorEastAsia"/>
          <w:sz w:val="21"/>
          <w:szCs w:val="21"/>
        </w:rPr>
        <w:t>，</w:t>
      </w:r>
      <w:r w:rsidR="00FD387D" w:rsidRPr="00FD387D">
        <w:rPr>
          <w:rFonts w:asciiTheme="minorEastAsia" w:eastAsiaTheme="minorEastAsia" w:hAnsiTheme="minorEastAsia"/>
          <w:sz w:val="21"/>
          <w:szCs w:val="21"/>
        </w:rPr>
        <w:t>平均処理時間</w:t>
      </w:r>
      <w:r w:rsidR="001B746C">
        <w:rPr>
          <w:rFonts w:asciiTheme="minorEastAsia" w:eastAsiaTheme="minorEastAsia" w:hAnsiTheme="minorEastAsia" w:hint="eastAsia"/>
          <w:sz w:val="21"/>
          <w:szCs w:val="21"/>
        </w:rPr>
        <w:t>を</w:t>
      </w:r>
      <m:oMath>
        <m:r>
          <w:rPr>
            <w:rFonts w:ascii="Cambria Math" w:eastAsiaTheme="minorEastAsia" w:hAnsi="Cambria Math"/>
            <w:sz w:val="21"/>
            <w:szCs w:val="18"/>
          </w:rPr>
          <m:t>T(</m:t>
        </m:r>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r>
          <w:rPr>
            <w:rFonts w:ascii="Cambria Math" w:eastAsiaTheme="minorEastAsia" w:hAnsi="Cambria Math"/>
            <w:sz w:val="21"/>
            <w:szCs w:val="18"/>
          </w:rPr>
          <m:t>)</m:t>
        </m:r>
      </m:oMath>
      <w:r w:rsidR="00AC7C45">
        <w:rPr>
          <w:rFonts w:asciiTheme="minorEastAsia" w:eastAsiaTheme="minorEastAsia" w:hAnsiTheme="minorEastAsia" w:hint="eastAsia"/>
          <w:sz w:val="21"/>
          <w:szCs w:val="18"/>
        </w:rPr>
        <w:t>として</w:t>
      </w:r>
      <w:r w:rsidR="00D421EA" w:rsidRPr="00D421EA">
        <w:rPr>
          <w:rFonts w:asciiTheme="minorEastAsia" w:eastAsiaTheme="minorEastAsia" w:hAnsiTheme="minorEastAsia" w:hint="eastAsia"/>
          <w:sz w:val="21"/>
          <w:szCs w:val="18"/>
        </w:rPr>
        <w:t>式</w:t>
      </w:r>
      <w:r w:rsidR="00D421EA" w:rsidRPr="00D421EA">
        <w:rPr>
          <w:rFonts w:asciiTheme="minorEastAsia" w:eastAsiaTheme="minorEastAsia" w:hAnsiTheme="minorEastAsia"/>
          <w:sz w:val="21"/>
          <w:szCs w:val="18"/>
        </w:rPr>
        <w:t>(</w:t>
      </w:r>
      <w:r w:rsidR="0013795C">
        <w:rPr>
          <w:rFonts w:asciiTheme="minorEastAsia" w:eastAsiaTheme="minorEastAsia" w:hAnsiTheme="minorEastAsia" w:hint="eastAsia"/>
          <w:sz w:val="21"/>
          <w:szCs w:val="18"/>
        </w:rPr>
        <w:t>9</w:t>
      </w:r>
      <w:r w:rsidR="00D421EA" w:rsidRPr="00D421EA">
        <w:rPr>
          <w:rFonts w:asciiTheme="minorEastAsia" w:eastAsiaTheme="minorEastAsia" w:hAnsiTheme="minorEastAsia"/>
          <w:sz w:val="21"/>
          <w:szCs w:val="18"/>
        </w:rPr>
        <w:t>)~(</w:t>
      </w:r>
      <w:r w:rsidR="0013795C">
        <w:rPr>
          <w:rFonts w:asciiTheme="minorEastAsia" w:eastAsiaTheme="minorEastAsia" w:hAnsiTheme="minorEastAsia" w:hint="eastAsia"/>
          <w:sz w:val="21"/>
          <w:szCs w:val="18"/>
        </w:rPr>
        <w:t>11</w:t>
      </w:r>
      <w:r w:rsidR="00D421EA" w:rsidRPr="00D421EA">
        <w:rPr>
          <w:rFonts w:asciiTheme="minorEastAsia" w:eastAsiaTheme="minorEastAsia" w:hAnsiTheme="minorEastAsia"/>
          <w:sz w:val="21"/>
          <w:szCs w:val="18"/>
        </w:rPr>
        <w:t>)により正規化し</w:t>
      </w:r>
      <w:r w:rsidR="00D41D62">
        <w:rPr>
          <w:rFonts w:asciiTheme="minorEastAsia" w:eastAsiaTheme="minorEastAsia" w:hAnsiTheme="minorEastAsia"/>
          <w:sz w:val="21"/>
          <w:szCs w:val="18"/>
        </w:rPr>
        <w:t>，</w:t>
      </w:r>
      <w:r w:rsidR="00D421EA" w:rsidRPr="00D421EA">
        <w:rPr>
          <w:rFonts w:asciiTheme="minorEastAsia" w:eastAsiaTheme="minorEastAsia" w:hAnsiTheme="minorEastAsia"/>
          <w:sz w:val="21"/>
          <w:szCs w:val="18"/>
        </w:rPr>
        <w:t>式(</w:t>
      </w:r>
      <w:r w:rsidR="0013795C">
        <w:rPr>
          <w:rFonts w:asciiTheme="minorEastAsia" w:eastAsiaTheme="minorEastAsia" w:hAnsiTheme="minorEastAsia" w:hint="eastAsia"/>
          <w:sz w:val="21"/>
          <w:szCs w:val="18"/>
        </w:rPr>
        <w:t>12</w:t>
      </w:r>
      <w:r w:rsidR="00D421EA" w:rsidRPr="00D421EA">
        <w:rPr>
          <w:rFonts w:asciiTheme="minorEastAsia" w:eastAsiaTheme="minorEastAsia" w:hAnsiTheme="minorEastAsia"/>
          <w:sz w:val="21"/>
          <w:szCs w:val="18"/>
        </w:rPr>
        <w:t>)により参加者</w:t>
      </w:r>
      <m:oMath>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oMath>
      <w:r w:rsidR="00D421EA" w:rsidRPr="00D421EA">
        <w:rPr>
          <w:rFonts w:asciiTheme="minorEastAsia" w:eastAsiaTheme="minorEastAsia" w:hAnsiTheme="minorEastAsia"/>
          <w:sz w:val="21"/>
          <w:szCs w:val="18"/>
        </w:rPr>
        <w:t>の評価値</w:t>
      </w:r>
      <m:oMath>
        <m:r>
          <w:rPr>
            <w:rFonts w:ascii="Cambria Math" w:eastAsiaTheme="minorEastAsia" w:hAnsi="Cambria Math"/>
            <w:sz w:val="21"/>
            <w:szCs w:val="18"/>
          </w:rPr>
          <m:t>E(</m:t>
        </m:r>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r>
          <w:rPr>
            <w:rFonts w:ascii="Cambria Math" w:eastAsiaTheme="minorEastAsia" w:hAnsi="Cambria Math"/>
            <w:sz w:val="21"/>
            <w:szCs w:val="18"/>
          </w:rPr>
          <m:t>)</m:t>
        </m:r>
      </m:oMath>
      <w:r w:rsidR="00D421EA" w:rsidRPr="00D421EA">
        <w:rPr>
          <w:rFonts w:asciiTheme="minorEastAsia" w:eastAsiaTheme="minorEastAsia" w:hAnsiTheme="minorEastAsia" w:hint="eastAsia"/>
          <w:sz w:val="21"/>
          <w:szCs w:val="18"/>
        </w:rPr>
        <w:t>を算出する</w:t>
      </w:r>
      <w:r w:rsidR="00D41D62">
        <w:rPr>
          <w:rFonts w:asciiTheme="minorEastAsia" w:eastAsiaTheme="minorEastAsia" w:hAnsiTheme="minorEastAsia" w:hint="eastAsia"/>
          <w:sz w:val="21"/>
          <w:szCs w:val="18"/>
        </w:rPr>
        <w:t>．</w:t>
      </w:r>
      <w:r w:rsidR="00D421EA" w:rsidRPr="00D421EA">
        <w:rPr>
          <w:rFonts w:asciiTheme="minorEastAsia" w:eastAsiaTheme="minorEastAsia" w:hAnsiTheme="minorEastAsia" w:hint="eastAsia"/>
          <w:sz w:val="21"/>
          <w:szCs w:val="18"/>
        </w:rPr>
        <w:t>評価値</w:t>
      </w:r>
      <m:oMath>
        <m:r>
          <w:rPr>
            <w:rFonts w:ascii="Cambria Math" w:eastAsiaTheme="minorEastAsia" w:hAnsi="Cambria Math"/>
            <w:sz w:val="21"/>
            <w:szCs w:val="18"/>
          </w:rPr>
          <m:t>E(</m:t>
        </m:r>
        <m:sSub>
          <m:sSubPr>
            <m:ctrlPr>
              <w:rPr>
                <w:rFonts w:ascii="Cambria Math" w:eastAsiaTheme="minorEastAsia" w:hAnsi="Cambria Math"/>
                <w:i/>
                <w:sz w:val="21"/>
                <w:szCs w:val="18"/>
              </w:rPr>
            </m:ctrlPr>
          </m:sSubPr>
          <m:e>
            <m:r>
              <w:rPr>
                <w:rFonts w:ascii="Cambria Math" w:eastAsiaTheme="minorEastAsia" w:hAnsi="Cambria Math"/>
                <w:sz w:val="21"/>
                <w:szCs w:val="18"/>
              </w:rPr>
              <m:t>P</m:t>
            </m:r>
          </m:e>
          <m:sub>
            <m:r>
              <w:rPr>
                <w:rFonts w:ascii="Cambria Math" w:eastAsiaTheme="minorEastAsia" w:hAnsi="Cambria Math"/>
                <w:sz w:val="21"/>
                <w:szCs w:val="18"/>
              </w:rPr>
              <m:t>k</m:t>
            </m:r>
          </m:sub>
        </m:sSub>
        <m:r>
          <w:rPr>
            <w:rFonts w:ascii="Cambria Math" w:eastAsiaTheme="minorEastAsia" w:hAnsi="Cambria Math"/>
            <w:sz w:val="21"/>
            <w:szCs w:val="18"/>
          </w:rPr>
          <m:t>)</m:t>
        </m:r>
      </m:oMath>
      <w:r w:rsidR="00D421EA" w:rsidRPr="00D421EA">
        <w:rPr>
          <w:rFonts w:asciiTheme="minorEastAsia" w:eastAsiaTheme="minorEastAsia" w:hAnsiTheme="minorEastAsia"/>
          <w:sz w:val="21"/>
          <w:szCs w:val="18"/>
        </w:rPr>
        <w:t>が最も小さい参加者を最優秀とする</w:t>
      </w:r>
      <w:r w:rsidR="00D41D62">
        <w:rPr>
          <w:rFonts w:asciiTheme="minorEastAsia" w:eastAsiaTheme="minorEastAsia" w:hAnsiTheme="minorEastAsia"/>
          <w:sz w:val="21"/>
          <w:szCs w:val="18"/>
        </w:rPr>
        <w:t>．</w:t>
      </w:r>
    </w:p>
    <w:p w14:paraId="62ED328D" w14:textId="282AF68E" w:rsidR="00F82BBC" w:rsidRPr="00F82BBC" w:rsidRDefault="00F82BBC" w:rsidP="00F82BBC">
      <w:pPr>
        <w:tabs>
          <w:tab w:val="left" w:pos="8931"/>
        </w:tabs>
        <w:ind w:leftChars="472" w:left="1133"/>
        <w:rPr>
          <w:rFonts w:asciiTheme="minorEastAsia" w:eastAsiaTheme="minorEastAsia" w:hAnsiTheme="minorEastAsia"/>
        </w:rPr>
      </w:pPr>
      <m:oMath>
        <m:r>
          <w:rPr>
            <w:rFonts w:ascii="Cambria Math" w:hAnsi="Cambria Math"/>
          </w:rPr>
          <m:t>Av</m:t>
        </m:r>
        <m:sSup>
          <m:sSupPr>
            <m:ctrlPr>
              <w:rPr>
                <w:rFonts w:ascii="Cambria Math" w:hAnsi="Cambria Math"/>
              </w:rPr>
            </m:ctrlPr>
          </m:sSupPr>
          <m:e>
            <m:r>
              <w:rPr>
                <w:rFonts w:ascii="Cambria Math" w:hAnsi="Cambria Math"/>
              </w:rPr>
              <m:t>e</m:t>
            </m:r>
          </m:e>
          <m:sup>
            <m:r>
              <m:rPr>
                <m:sty m:val="p"/>
              </m:rPr>
              <w:rPr>
                <w:rFonts w:ascii="Cambria Math" w:hAnsi="Cambria Math"/>
              </w:rPr>
              <m:t>'</m:t>
            </m:r>
          </m:sup>
        </m:sSup>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m:t>
        </m:r>
        <m:f>
          <m:fPr>
            <m:ctrlPr>
              <w:rPr>
                <w:rFonts w:ascii="Cambria Math" w:hAnsi="Cambria Math"/>
              </w:rPr>
            </m:ctrlPr>
          </m:fPr>
          <m:num>
            <m:r>
              <w:rPr>
                <w:rFonts w:ascii="Cambria Math" w:hAnsi="Cambria Math"/>
              </w:rPr>
              <m:t>Ave(</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P</m:t>
                    </m:r>
                  </m:e>
                  <m:sub>
                    <m:r>
                      <w:rPr>
                        <w:rFonts w:ascii="Cambria Math" w:hAnsi="Cambria Math"/>
                      </w:rPr>
                      <m:t>l</m:t>
                    </m:r>
                  </m:sub>
                </m:sSub>
              </m:lim>
            </m:limLow>
            <m:r>
              <w:rPr>
                <w:rFonts w:ascii="Cambria Math" w:hAnsi="Cambria Math"/>
              </w:rPr>
              <m:t>Ave(</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den>
        </m:f>
      </m:oMath>
      <w:r>
        <w:rPr>
          <w:rFonts w:asciiTheme="minorEastAsia" w:eastAsiaTheme="minorEastAsia" w:hAnsiTheme="minorEastAsia"/>
        </w:rPr>
        <w:tab/>
      </w:r>
      <w:r>
        <w:rPr>
          <w:rFonts w:asciiTheme="minorEastAsia" w:eastAsiaTheme="minorEastAsia" w:hAnsiTheme="minorEastAsia" w:hint="eastAsia"/>
        </w:rPr>
        <w:t>(</w:t>
      </w:r>
      <w:r w:rsidR="0013795C">
        <w:rPr>
          <w:rFonts w:asciiTheme="minorEastAsia" w:eastAsiaTheme="minorEastAsia" w:hAnsiTheme="minorEastAsia" w:hint="eastAsia"/>
        </w:rPr>
        <w:t>9</w:t>
      </w:r>
      <w:r>
        <w:rPr>
          <w:rFonts w:asciiTheme="minorEastAsia" w:eastAsiaTheme="minorEastAsia" w:hAnsiTheme="minorEastAsia" w:hint="eastAsia"/>
        </w:rPr>
        <w:t>)</w:t>
      </w:r>
    </w:p>
    <w:p w14:paraId="67107207" w14:textId="13416FC5" w:rsidR="00F82BBC" w:rsidRPr="00F82BBC" w:rsidRDefault="00F82BBC" w:rsidP="00F82BBC">
      <w:pPr>
        <w:tabs>
          <w:tab w:val="left" w:pos="8931"/>
        </w:tabs>
        <w:ind w:leftChars="472" w:left="1133"/>
        <w:rPr>
          <w:rFonts w:asciiTheme="minorEastAsia" w:eastAsiaTheme="minorEastAsia" w:hAnsiTheme="minorEastAsia"/>
        </w:rPr>
      </w:pPr>
      <m:oMath>
        <m:r>
          <w:rPr>
            <w:rFonts w:ascii="Cambria Math" w:hAnsi="Cambria Math"/>
          </w:rPr>
          <w:lastRenderedPageBreak/>
          <m:t>S</m:t>
        </m:r>
        <m:sSup>
          <m:sSupPr>
            <m:ctrlPr>
              <w:rPr>
                <w:rFonts w:ascii="Cambria Math" w:hAnsi="Cambria Math"/>
              </w:rPr>
            </m:ctrlPr>
          </m:sSupPr>
          <m:e>
            <m:r>
              <w:rPr>
                <w:rFonts w:ascii="Cambria Math" w:hAnsi="Cambria Math"/>
              </w:rPr>
              <m:t>D</m:t>
            </m:r>
          </m:e>
          <m:sup>
            <m:r>
              <m:rPr>
                <m:sty m:val="p"/>
              </m:rPr>
              <w:rPr>
                <w:rFonts w:ascii="Cambria Math" w:hAnsi="Cambria Math"/>
              </w:rPr>
              <m:t>'</m:t>
            </m:r>
          </m:sup>
        </m:sSup>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m:t>
        </m:r>
        <m:f>
          <m:fPr>
            <m:ctrlPr>
              <w:rPr>
                <w:rFonts w:ascii="Cambria Math" w:hAnsi="Cambria Math"/>
              </w:rPr>
            </m:ctrlPr>
          </m:fPr>
          <m:num>
            <m:r>
              <w:rPr>
                <w:rFonts w:ascii="Cambria Math" w:hAnsi="Cambria Math"/>
              </w:rPr>
              <m:t>SD(</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P</m:t>
                    </m:r>
                  </m:e>
                  <m:sub>
                    <m:r>
                      <w:rPr>
                        <w:rFonts w:ascii="Cambria Math" w:hAnsi="Cambria Math"/>
                      </w:rPr>
                      <m:t>l</m:t>
                    </m:r>
                  </m:sub>
                </m:sSub>
              </m:lim>
            </m:limLow>
            <m:r>
              <w:rPr>
                <w:rFonts w:ascii="Cambria Math" w:hAnsi="Cambria Math"/>
              </w:rPr>
              <m:t>SD(</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den>
        </m:f>
      </m:oMath>
      <w:r>
        <w:rPr>
          <w:rFonts w:asciiTheme="minorEastAsia" w:eastAsiaTheme="minorEastAsia" w:hAnsiTheme="minorEastAsia"/>
        </w:rPr>
        <w:tab/>
      </w:r>
      <w:r>
        <w:rPr>
          <w:rFonts w:asciiTheme="minorEastAsia" w:eastAsiaTheme="minorEastAsia" w:hAnsiTheme="minorEastAsia" w:hint="eastAsia"/>
        </w:rPr>
        <w:t>(</w:t>
      </w:r>
      <w:r w:rsidR="0013795C">
        <w:rPr>
          <w:rFonts w:asciiTheme="minorEastAsia" w:eastAsiaTheme="minorEastAsia" w:hAnsiTheme="minorEastAsia" w:hint="eastAsia"/>
        </w:rPr>
        <w:t>10</w:t>
      </w:r>
      <w:r>
        <w:rPr>
          <w:rFonts w:asciiTheme="minorEastAsia" w:eastAsiaTheme="minorEastAsia" w:hAnsiTheme="minorEastAsia" w:hint="eastAsia"/>
        </w:rPr>
        <w:t>)</w:t>
      </w:r>
    </w:p>
    <w:p w14:paraId="7094035A" w14:textId="5069854C" w:rsidR="00F82BBC" w:rsidRPr="00F82BBC" w:rsidRDefault="00000000" w:rsidP="00F82BBC">
      <w:pPr>
        <w:tabs>
          <w:tab w:val="left" w:pos="8931"/>
        </w:tabs>
        <w:ind w:leftChars="472" w:left="1133"/>
        <w:rPr>
          <w:rFonts w:asciiTheme="minorEastAsia" w:eastAsiaTheme="minorEastAsia" w:hAnsiTheme="minorEastAsia"/>
        </w:rPr>
      </w:pP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num>
          <m:den>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P</m:t>
                    </m:r>
                  </m:e>
                  <m:sub>
                    <m:r>
                      <w:rPr>
                        <w:rFonts w:ascii="Cambria Math" w:hAnsi="Cambria Math"/>
                      </w:rPr>
                      <m:t>l</m:t>
                    </m:r>
                  </m:sub>
                </m:sSub>
              </m:lim>
            </m:limLow>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den>
        </m:f>
      </m:oMath>
      <w:r w:rsidR="00F82BBC">
        <w:rPr>
          <w:rFonts w:asciiTheme="minorEastAsia" w:eastAsiaTheme="minorEastAsia" w:hAnsiTheme="minorEastAsia"/>
        </w:rPr>
        <w:tab/>
      </w:r>
      <w:r w:rsidR="00F82BBC">
        <w:rPr>
          <w:rFonts w:asciiTheme="minorEastAsia" w:eastAsiaTheme="minorEastAsia" w:hAnsiTheme="minorEastAsia" w:hint="eastAsia"/>
        </w:rPr>
        <w:t>(</w:t>
      </w:r>
      <w:r w:rsidR="0013795C">
        <w:rPr>
          <w:rFonts w:asciiTheme="minorEastAsia" w:eastAsiaTheme="minorEastAsia" w:hAnsiTheme="minorEastAsia" w:hint="eastAsia"/>
        </w:rPr>
        <w:t>11</w:t>
      </w:r>
      <w:r w:rsidR="00F82BBC">
        <w:rPr>
          <w:rFonts w:asciiTheme="minorEastAsia" w:eastAsiaTheme="minorEastAsia" w:hAnsiTheme="minorEastAsia" w:hint="eastAsia"/>
        </w:rPr>
        <w:t>)</w:t>
      </w:r>
    </w:p>
    <w:p w14:paraId="685EAF6D" w14:textId="7B2B9F4E" w:rsidR="00D421EA" w:rsidRPr="00F82BBC" w:rsidRDefault="00F82BBC" w:rsidP="00F82BBC">
      <w:pPr>
        <w:tabs>
          <w:tab w:val="left" w:pos="8931"/>
        </w:tabs>
        <w:ind w:leftChars="472" w:left="1133"/>
        <w:rPr>
          <w:rFonts w:asciiTheme="minorEastAsia" w:eastAsiaTheme="minorEastAsia" w:hAnsiTheme="minorEastAsia"/>
        </w:rPr>
      </w:pPr>
      <m:oMath>
        <m:r>
          <w:rPr>
            <w:rFonts w:ascii="Cambria Math" w:hAnsi="Cambria Math"/>
          </w:rPr>
          <m:t>E</m:t>
        </m:r>
        <m:d>
          <m:dPr>
            <m:ctrlPr>
              <w:rPr>
                <w:rFonts w:ascii="Cambria Math" w:hAnsi="Cambria Math"/>
                <w:i/>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w:rPr>
            <w:rFonts w:ascii="Cambria Math" w:hAnsi="Cambria Math"/>
          </w:rPr>
          <m:t>=</m:t>
        </m:r>
        <m:rad>
          <m:radPr>
            <m:degHide m:val="1"/>
            <m:ctrlPr>
              <w:rPr>
                <w:rFonts w:ascii="Cambria Math" w:hAnsi="Cambria Math"/>
              </w:rPr>
            </m:ctrlPr>
          </m:radPr>
          <m:deg/>
          <m:e>
            <m:r>
              <w:rPr>
                <w:rFonts w:ascii="Cambria Math" w:hAnsi="Cambria Math"/>
              </w:rPr>
              <m:t>Av</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rPr>
          <w:rFonts w:asciiTheme="minorEastAsia" w:eastAsiaTheme="minorEastAsia" w:hAnsiTheme="minorEastAsia"/>
        </w:rPr>
        <w:tab/>
      </w:r>
      <w:r>
        <w:rPr>
          <w:rFonts w:asciiTheme="minorEastAsia" w:eastAsiaTheme="minorEastAsia" w:hAnsiTheme="minorEastAsia" w:hint="eastAsia"/>
        </w:rPr>
        <w:t>(</w:t>
      </w:r>
      <w:r w:rsidR="0013795C">
        <w:rPr>
          <w:rFonts w:asciiTheme="minorEastAsia" w:eastAsiaTheme="minorEastAsia" w:hAnsiTheme="minorEastAsia" w:hint="eastAsia"/>
        </w:rPr>
        <w:t>12</w:t>
      </w:r>
      <w:r>
        <w:rPr>
          <w:rFonts w:asciiTheme="minorEastAsia" w:eastAsiaTheme="minorEastAsia" w:hAnsiTheme="minorEastAsia" w:hint="eastAsia"/>
        </w:rPr>
        <w:t>)</w:t>
      </w:r>
    </w:p>
    <w:p w14:paraId="60A5D43A" w14:textId="5B107156" w:rsidR="00D87356" w:rsidRDefault="00D87356" w:rsidP="00D87356">
      <w:pPr>
        <w:jc w:val="both"/>
        <w:rPr>
          <w:rFonts w:asciiTheme="minorEastAsia" w:eastAsiaTheme="minorEastAsia" w:hAnsiTheme="minorEastAsia"/>
          <w:sz w:val="21"/>
          <w:szCs w:val="21"/>
        </w:rPr>
      </w:pPr>
      <w:r w:rsidRPr="00D87356">
        <w:rPr>
          <w:rFonts w:asciiTheme="minorEastAsia" w:eastAsiaTheme="minorEastAsia" w:hAnsiTheme="minorEastAsia" w:hint="eastAsia"/>
          <w:sz w:val="21"/>
          <w:szCs w:val="21"/>
        </w:rPr>
        <w:t>【</w:t>
      </w:r>
      <w:r w:rsidR="00B06A83">
        <w:rPr>
          <w:rFonts w:asciiTheme="minorEastAsia" w:eastAsiaTheme="minorEastAsia" w:hAnsiTheme="minorEastAsia" w:hint="eastAsia"/>
        </w:rPr>
        <w:t>優秀</w:t>
      </w:r>
      <w:r w:rsidR="00F85281">
        <w:rPr>
          <w:rFonts w:asciiTheme="minorEastAsia" w:eastAsiaTheme="minorEastAsia" w:hAnsiTheme="minorEastAsia" w:hint="eastAsia"/>
        </w:rPr>
        <w:t>発</w:t>
      </w:r>
      <w:proofErr w:type="gramStart"/>
      <w:r w:rsidR="00F85281">
        <w:rPr>
          <w:rFonts w:asciiTheme="minorEastAsia" w:eastAsiaTheme="minorEastAsia" w:hAnsiTheme="minorEastAsia" w:hint="eastAsia"/>
        </w:rPr>
        <w:t>表</w:t>
      </w:r>
      <w:r w:rsidRPr="00D87356">
        <w:rPr>
          <w:rFonts w:asciiTheme="minorEastAsia" w:eastAsiaTheme="minorEastAsia" w:hAnsiTheme="minorEastAsia" w:hint="eastAsia"/>
        </w:rPr>
        <w:t>賞</w:t>
      </w:r>
      <w:proofErr w:type="gramEnd"/>
      <w:r w:rsidRPr="00D87356">
        <w:rPr>
          <w:rFonts w:asciiTheme="minorEastAsia" w:eastAsiaTheme="minorEastAsia" w:hAnsiTheme="minorEastAsia" w:hint="eastAsia"/>
          <w:sz w:val="21"/>
          <w:szCs w:val="21"/>
        </w:rPr>
        <w:t>】</w:t>
      </w:r>
    </w:p>
    <w:p w14:paraId="2FDE293A" w14:textId="55054901" w:rsidR="00D87356" w:rsidRPr="00D87356" w:rsidRDefault="00D87356" w:rsidP="00D87356">
      <w:pPr>
        <w:ind w:firstLineChars="100" w:firstLine="210"/>
        <w:jc w:val="both"/>
        <w:rPr>
          <w:rFonts w:asciiTheme="minorEastAsia" w:eastAsiaTheme="minorEastAsia" w:hAnsiTheme="minorEastAsia"/>
          <w:sz w:val="21"/>
          <w:szCs w:val="21"/>
        </w:rPr>
      </w:pPr>
      <w:r w:rsidRPr="00D87356">
        <w:rPr>
          <w:rFonts w:asciiTheme="minorEastAsia" w:eastAsiaTheme="minorEastAsia" w:hAnsiTheme="minorEastAsia" w:hint="eastAsia"/>
          <w:sz w:val="21"/>
          <w:szCs w:val="21"/>
        </w:rPr>
        <w:t>本</w:t>
      </w:r>
      <w:r w:rsidRPr="00D87356">
        <w:rPr>
          <w:rFonts w:asciiTheme="minorEastAsia" w:eastAsiaTheme="minorEastAsia" w:hAnsiTheme="minorEastAsia"/>
          <w:sz w:val="21"/>
          <w:szCs w:val="21"/>
        </w:rPr>
        <w:t>課題に対する設計意図</w:t>
      </w:r>
      <w:r>
        <w:rPr>
          <w:rFonts w:asciiTheme="minorEastAsia" w:eastAsiaTheme="minorEastAsia" w:hAnsiTheme="minorEastAsia" w:hint="eastAsia"/>
          <w:sz w:val="21"/>
          <w:szCs w:val="21"/>
        </w:rPr>
        <w:t>，</w:t>
      </w:r>
      <w:r w:rsidRPr="00D87356">
        <w:rPr>
          <w:rFonts w:asciiTheme="minorEastAsia" w:eastAsiaTheme="minorEastAsia" w:hAnsiTheme="minorEastAsia"/>
          <w:sz w:val="21"/>
          <w:szCs w:val="21"/>
        </w:rPr>
        <w:t>手法を選択した根拠について</w:t>
      </w:r>
      <w:r>
        <w:rPr>
          <w:rFonts w:asciiTheme="minorEastAsia" w:eastAsiaTheme="minorEastAsia" w:hAnsiTheme="minorEastAsia" w:hint="eastAsia"/>
          <w:sz w:val="21"/>
          <w:szCs w:val="21"/>
        </w:rPr>
        <w:t>，</w:t>
      </w:r>
      <w:r w:rsidRPr="00D87356">
        <w:rPr>
          <w:rFonts w:asciiTheme="minorEastAsia" w:eastAsiaTheme="minorEastAsia" w:hAnsiTheme="minorEastAsia"/>
          <w:sz w:val="21"/>
          <w:szCs w:val="21"/>
        </w:rPr>
        <w:t>発表全体を通して論理的かつ分かりやすく</w:t>
      </w:r>
      <w:r w:rsidRPr="00D87356">
        <w:rPr>
          <w:rFonts w:asciiTheme="minorEastAsia" w:eastAsiaTheme="minorEastAsia" w:hAnsiTheme="minorEastAsia" w:hint="eastAsia"/>
          <w:sz w:val="21"/>
          <w:szCs w:val="21"/>
        </w:rPr>
        <w:t>伝えた者に贈られる賞である</w:t>
      </w:r>
      <w:r>
        <w:rPr>
          <w:rFonts w:asciiTheme="minorEastAsia" w:eastAsiaTheme="minorEastAsia" w:hAnsiTheme="minorEastAsia" w:hint="eastAsia"/>
          <w:sz w:val="21"/>
          <w:szCs w:val="21"/>
        </w:rPr>
        <w:t>．</w:t>
      </w:r>
      <w:r w:rsidRPr="00D87356">
        <w:rPr>
          <w:rFonts w:asciiTheme="minorEastAsia" w:eastAsiaTheme="minorEastAsia" w:hAnsiTheme="minorEastAsia" w:hint="eastAsia"/>
          <w:sz w:val="21"/>
          <w:szCs w:val="21"/>
        </w:rPr>
        <w:t>受賞者は</w:t>
      </w:r>
      <w:r>
        <w:rPr>
          <w:rFonts w:asciiTheme="minorEastAsia" w:eastAsiaTheme="minorEastAsia" w:hAnsiTheme="minorEastAsia" w:hint="eastAsia"/>
          <w:sz w:val="21"/>
          <w:szCs w:val="21"/>
        </w:rPr>
        <w:t>，</w:t>
      </w:r>
      <w:r w:rsidRPr="00D87356">
        <w:rPr>
          <w:rFonts w:asciiTheme="minorEastAsia" w:eastAsiaTheme="minorEastAsia" w:hAnsiTheme="minorEastAsia" w:hint="eastAsia"/>
          <w:sz w:val="21"/>
          <w:szCs w:val="18"/>
        </w:rPr>
        <w:t>すべての参加者および聴講者の投票により決定する．</w:t>
      </w:r>
    </w:p>
    <w:p w14:paraId="68D8F5B2" w14:textId="37152A06" w:rsidR="00C526F9" w:rsidRPr="00C526F9" w:rsidRDefault="007C3750" w:rsidP="009D5ABC">
      <w:pPr>
        <w:pStyle w:val="a9"/>
        <w:numPr>
          <w:ilvl w:val="0"/>
          <w:numId w:val="13"/>
        </w:numPr>
        <w:spacing w:beforeLines="100" w:before="360"/>
        <w:ind w:left="442" w:hanging="442"/>
        <w:jc w:val="both"/>
        <w:rPr>
          <w:rFonts w:asciiTheme="minorEastAsia" w:eastAsiaTheme="minorEastAsia" w:hAnsiTheme="minorEastAsia"/>
          <w:sz w:val="21"/>
          <w:szCs w:val="18"/>
        </w:rPr>
      </w:pPr>
      <w:r w:rsidRPr="00CF2AD0">
        <w:rPr>
          <w:rFonts w:asciiTheme="minorEastAsia" w:eastAsiaTheme="minorEastAsia" w:hAnsiTheme="minorEastAsia" w:cs="Times New Roman" w:hint="eastAsia"/>
          <w:b/>
          <w:bCs/>
          <w:sz w:val="21"/>
          <w:szCs w:val="21"/>
        </w:rPr>
        <w:t>プログラムに関する条件</w:t>
      </w:r>
    </w:p>
    <w:p w14:paraId="359D3034" w14:textId="7C3F86E0" w:rsidR="00CF2AD0" w:rsidRDefault="00CF2AD0" w:rsidP="00F82BBC">
      <w:pPr>
        <w:pStyle w:val="a9"/>
        <w:tabs>
          <w:tab w:val="left" w:pos="-7500"/>
          <w:tab w:val="left" w:pos="142"/>
          <w:tab w:val="left" w:pos="2127"/>
          <w:tab w:val="right" w:pos="8364"/>
        </w:tabs>
        <w:ind w:leftChars="67" w:left="161"/>
        <w:jc w:val="both"/>
        <w:rPr>
          <w:rFonts w:asciiTheme="minorEastAsia" w:eastAsiaTheme="minorEastAsia" w:hAnsiTheme="minorEastAsia" w:cs="Times New Roman"/>
          <w:sz w:val="21"/>
          <w:szCs w:val="18"/>
        </w:rPr>
      </w:pPr>
      <w:r>
        <w:rPr>
          <w:rFonts w:asciiTheme="minorEastAsia" w:eastAsiaTheme="minorEastAsia" w:hAnsiTheme="minorEastAsia" w:cs="Times New Roman" w:hint="eastAsia"/>
          <w:sz w:val="21"/>
          <w:szCs w:val="18"/>
        </w:rPr>
        <w:t>プロジェクト名：</w:t>
      </w:r>
      <w:r w:rsidR="00585C36">
        <w:rPr>
          <w:rFonts w:asciiTheme="minorEastAsia" w:eastAsiaTheme="minorEastAsia" w:hAnsiTheme="minorEastAsia" w:cs="Times New Roman"/>
          <w:sz w:val="21"/>
          <w:szCs w:val="18"/>
        </w:rPr>
        <w:t>orienteering-</w:t>
      </w:r>
      <w:r w:rsidR="00585C36" w:rsidRPr="00F70D0C">
        <w:rPr>
          <w:rFonts w:asciiTheme="minorEastAsia" w:eastAsiaTheme="minorEastAsia" w:hAnsiTheme="minorEastAsia" w:cs="Times New Roman"/>
          <w:sz w:val="21"/>
          <w:szCs w:val="18"/>
        </w:rPr>
        <w:t>competition</w:t>
      </w:r>
      <w:r w:rsidR="00585C36">
        <w:rPr>
          <w:rFonts w:asciiTheme="minorEastAsia" w:eastAsiaTheme="minorEastAsia" w:hAnsiTheme="minorEastAsia" w:cs="Times New Roman"/>
          <w:sz w:val="21"/>
          <w:szCs w:val="18"/>
        </w:rPr>
        <w:t>2026</w:t>
      </w:r>
    </w:p>
    <w:p w14:paraId="3D776CC6" w14:textId="44EEF2EB" w:rsidR="00CF2AD0" w:rsidRPr="00CF2AD0" w:rsidRDefault="00CF2AD0" w:rsidP="00F82BBC">
      <w:pPr>
        <w:pStyle w:val="a9"/>
        <w:tabs>
          <w:tab w:val="left" w:pos="-7500"/>
          <w:tab w:val="left" w:pos="142"/>
          <w:tab w:val="left" w:pos="2127"/>
          <w:tab w:val="right" w:pos="8364"/>
        </w:tabs>
        <w:ind w:leftChars="67" w:left="161"/>
        <w:jc w:val="both"/>
        <w:rPr>
          <w:rFonts w:asciiTheme="minorEastAsia" w:eastAsiaTheme="minorEastAsia" w:hAnsiTheme="minorEastAsia" w:cs="Times New Roman"/>
          <w:sz w:val="21"/>
          <w:szCs w:val="18"/>
        </w:rPr>
      </w:pPr>
      <w:r w:rsidRPr="00CF2AD0">
        <w:rPr>
          <w:rFonts w:asciiTheme="minorEastAsia" w:eastAsiaTheme="minorEastAsia" w:hAnsiTheme="minorEastAsia" w:cs="Times New Roman" w:hint="eastAsia"/>
          <w:sz w:val="21"/>
          <w:szCs w:val="18"/>
        </w:rPr>
        <w:t xml:space="preserve">メイン関数のファイル： </w:t>
      </w:r>
      <w:r w:rsidR="007D7E5F">
        <w:rPr>
          <w:rFonts w:asciiTheme="minorEastAsia" w:eastAsiaTheme="minorEastAsia" w:hAnsiTheme="minorEastAsia" w:cs="Times New Roman"/>
          <w:sz w:val="21"/>
          <w:szCs w:val="18"/>
        </w:rPr>
        <w:t>main.cpp</w:t>
      </w:r>
    </w:p>
    <w:p w14:paraId="105DD431" w14:textId="57B642EC" w:rsidR="00CF2AD0" w:rsidRDefault="00CF2AD0" w:rsidP="00F82BBC">
      <w:pPr>
        <w:pStyle w:val="a9"/>
        <w:tabs>
          <w:tab w:val="left" w:pos="-7500"/>
          <w:tab w:val="left" w:pos="142"/>
          <w:tab w:val="left" w:pos="2127"/>
          <w:tab w:val="right" w:pos="8364"/>
        </w:tabs>
        <w:ind w:leftChars="67" w:left="161"/>
        <w:jc w:val="both"/>
        <w:rPr>
          <w:rFonts w:asciiTheme="minorEastAsia" w:eastAsiaTheme="minorEastAsia" w:hAnsiTheme="minorEastAsia" w:cs="Times New Roman"/>
          <w:sz w:val="21"/>
          <w:szCs w:val="18"/>
        </w:rPr>
      </w:pPr>
      <w:r w:rsidRPr="00CF2AD0">
        <w:rPr>
          <w:rFonts w:asciiTheme="minorEastAsia" w:eastAsiaTheme="minorEastAsia" w:hAnsiTheme="minorEastAsia" w:cs="Times New Roman" w:hint="eastAsia"/>
          <w:sz w:val="21"/>
          <w:szCs w:val="18"/>
        </w:rPr>
        <w:t>入力データ：</w:t>
      </w:r>
      <w:r>
        <w:rPr>
          <w:rFonts w:asciiTheme="minorEastAsia" w:eastAsiaTheme="minorEastAsia" w:hAnsiTheme="minorEastAsia" w:cs="Times New Roman" w:hint="eastAsia"/>
          <w:sz w:val="21"/>
          <w:szCs w:val="18"/>
        </w:rPr>
        <w:t>以下の</w:t>
      </w:r>
      <w:r w:rsidR="00D10904">
        <w:rPr>
          <w:rFonts w:asciiTheme="minorEastAsia" w:eastAsiaTheme="minorEastAsia" w:hAnsiTheme="minorEastAsia" w:cs="Times New Roman"/>
          <w:sz w:val="21"/>
          <w:szCs w:val="18"/>
        </w:rPr>
        <w:t>4</w:t>
      </w:r>
      <w:r>
        <w:rPr>
          <w:rFonts w:asciiTheme="minorEastAsia" w:eastAsiaTheme="minorEastAsia" w:hAnsiTheme="minorEastAsia" w:cs="Times New Roman" w:hint="eastAsia"/>
          <w:sz w:val="21"/>
          <w:szCs w:val="18"/>
        </w:rPr>
        <w:t>ファイルから読み込む</w:t>
      </w:r>
    </w:p>
    <w:p w14:paraId="76B7EEC4" w14:textId="77777777" w:rsidR="00CF2AD0" w:rsidRDefault="00CF2AD0" w:rsidP="00F82BBC">
      <w:pPr>
        <w:pStyle w:val="a9"/>
        <w:numPr>
          <w:ilvl w:val="1"/>
          <w:numId w:val="7"/>
        </w:numPr>
        <w:tabs>
          <w:tab w:val="left" w:pos="-7500"/>
          <w:tab w:val="left" w:pos="142"/>
          <w:tab w:val="left" w:pos="2127"/>
          <w:tab w:val="right" w:pos="8364"/>
        </w:tabs>
        <w:jc w:val="both"/>
        <w:rPr>
          <w:rFonts w:asciiTheme="minorEastAsia" w:eastAsiaTheme="minorEastAsia" w:hAnsiTheme="minorEastAsia" w:cs="Times New Roman"/>
          <w:sz w:val="21"/>
          <w:szCs w:val="18"/>
        </w:rPr>
      </w:pPr>
      <w:r>
        <w:rPr>
          <w:rFonts w:asciiTheme="minorEastAsia" w:eastAsiaTheme="minorEastAsia" w:hAnsiTheme="minorEastAsia" w:cs="Times New Roman"/>
          <w:sz w:val="21"/>
          <w:szCs w:val="18"/>
        </w:rPr>
        <w:t>landmarks.csv</w:t>
      </w:r>
    </w:p>
    <w:p w14:paraId="2BDB4124" w14:textId="77777777" w:rsidR="00CF2AD0" w:rsidRDefault="00CF2AD0" w:rsidP="00F82BBC">
      <w:pPr>
        <w:pStyle w:val="a9"/>
        <w:numPr>
          <w:ilvl w:val="1"/>
          <w:numId w:val="7"/>
        </w:numPr>
        <w:tabs>
          <w:tab w:val="left" w:pos="-7500"/>
          <w:tab w:val="left" w:pos="142"/>
          <w:tab w:val="left" w:pos="2127"/>
          <w:tab w:val="right" w:pos="8364"/>
        </w:tabs>
        <w:jc w:val="both"/>
        <w:rPr>
          <w:rFonts w:asciiTheme="minorEastAsia" w:eastAsiaTheme="minorEastAsia" w:hAnsiTheme="minorEastAsia" w:cs="Times New Roman"/>
          <w:sz w:val="21"/>
          <w:szCs w:val="18"/>
        </w:rPr>
      </w:pPr>
      <w:r>
        <w:rPr>
          <w:rFonts w:asciiTheme="minorEastAsia" w:eastAsiaTheme="minorEastAsia" w:hAnsiTheme="minorEastAsia" w:cs="Times New Roman"/>
          <w:sz w:val="21"/>
          <w:szCs w:val="18"/>
        </w:rPr>
        <w:t>edges.csv</w:t>
      </w:r>
    </w:p>
    <w:p w14:paraId="63617145" w14:textId="50B8A286" w:rsidR="00CF2AD0" w:rsidRDefault="00CF2AD0" w:rsidP="00F82BBC">
      <w:pPr>
        <w:pStyle w:val="a9"/>
        <w:numPr>
          <w:ilvl w:val="1"/>
          <w:numId w:val="7"/>
        </w:numPr>
        <w:tabs>
          <w:tab w:val="left" w:pos="-7500"/>
          <w:tab w:val="left" w:pos="142"/>
          <w:tab w:val="left" w:pos="2127"/>
          <w:tab w:val="right" w:pos="8364"/>
        </w:tabs>
        <w:jc w:val="both"/>
        <w:rPr>
          <w:rFonts w:asciiTheme="minorEastAsia" w:eastAsiaTheme="minorEastAsia" w:hAnsiTheme="minorEastAsia" w:cs="Times New Roman"/>
          <w:sz w:val="21"/>
          <w:szCs w:val="18"/>
        </w:rPr>
      </w:pPr>
      <w:r>
        <w:rPr>
          <w:rFonts w:asciiTheme="minorEastAsia" w:eastAsiaTheme="minorEastAsia" w:hAnsiTheme="minorEastAsia" w:cs="Times New Roman"/>
          <w:sz w:val="21"/>
          <w:szCs w:val="18"/>
        </w:rPr>
        <w:t>nodes.csv</w:t>
      </w:r>
    </w:p>
    <w:p w14:paraId="02D30EDC" w14:textId="76468F90" w:rsidR="006B4CE9" w:rsidRPr="00CF2AD0" w:rsidRDefault="006B4CE9" w:rsidP="00F82BBC">
      <w:pPr>
        <w:pStyle w:val="a9"/>
        <w:numPr>
          <w:ilvl w:val="1"/>
          <w:numId w:val="7"/>
        </w:numPr>
        <w:tabs>
          <w:tab w:val="left" w:pos="-7500"/>
          <w:tab w:val="left" w:pos="142"/>
          <w:tab w:val="left" w:pos="2127"/>
          <w:tab w:val="right" w:pos="8364"/>
        </w:tabs>
        <w:jc w:val="both"/>
        <w:rPr>
          <w:rFonts w:asciiTheme="minorEastAsia" w:eastAsiaTheme="minorEastAsia" w:hAnsiTheme="minorEastAsia" w:cs="Times New Roman"/>
          <w:sz w:val="21"/>
          <w:szCs w:val="18"/>
        </w:rPr>
      </w:pPr>
      <w:r>
        <w:rPr>
          <w:rFonts w:asciiTheme="minorEastAsia" w:eastAsiaTheme="minorEastAsia" w:hAnsiTheme="minorEastAsia" w:cs="Times New Roman"/>
          <w:sz w:val="21"/>
          <w:szCs w:val="18"/>
        </w:rPr>
        <w:t>seimon.csv</w:t>
      </w:r>
    </w:p>
    <w:p w14:paraId="7C8F953B" w14:textId="3DB4F9AD" w:rsidR="00CF2AD0" w:rsidRPr="007D7E5F" w:rsidRDefault="00CF2AD0" w:rsidP="00F82BBC">
      <w:pPr>
        <w:pStyle w:val="a9"/>
        <w:tabs>
          <w:tab w:val="left" w:pos="-7500"/>
          <w:tab w:val="left" w:pos="142"/>
          <w:tab w:val="right" w:pos="8364"/>
        </w:tabs>
        <w:ind w:leftChars="67" w:left="161"/>
        <w:jc w:val="both"/>
        <w:rPr>
          <w:rFonts w:asciiTheme="minorEastAsia" w:eastAsiaTheme="minorEastAsia" w:hAnsiTheme="minorEastAsia" w:cs="Times New Roman"/>
          <w:sz w:val="21"/>
          <w:szCs w:val="18"/>
        </w:rPr>
      </w:pPr>
      <w:r w:rsidRPr="00CF2AD0">
        <w:rPr>
          <w:rFonts w:asciiTheme="minorEastAsia" w:eastAsiaTheme="minorEastAsia" w:hAnsiTheme="minorEastAsia" w:cs="Times New Roman" w:hint="eastAsia"/>
          <w:sz w:val="21"/>
          <w:szCs w:val="18"/>
        </w:rPr>
        <w:t xml:space="preserve">出力： </w:t>
      </w:r>
      <w:proofErr w:type="spellStart"/>
      <w:r w:rsidR="007D7E5F">
        <w:rPr>
          <w:rFonts w:asciiTheme="minorEastAsia" w:eastAsiaTheme="minorEastAsia" w:hAnsiTheme="minorEastAsia" w:cs="Times New Roman"/>
          <w:sz w:val="21"/>
          <w:szCs w:val="18"/>
        </w:rPr>
        <w:t>best_course.json</w:t>
      </w:r>
      <w:proofErr w:type="spellEnd"/>
      <w:r w:rsidR="007D7E5F">
        <w:rPr>
          <w:rFonts w:asciiTheme="minorEastAsia" w:eastAsiaTheme="minorEastAsia" w:hAnsiTheme="minorEastAsia" w:cs="Times New Roman" w:hint="eastAsia"/>
          <w:sz w:val="21"/>
          <w:szCs w:val="18"/>
        </w:rPr>
        <w:t>に</w:t>
      </w:r>
      <w:r w:rsidRPr="007D7E5F">
        <w:rPr>
          <w:rFonts w:asciiTheme="minorEastAsia" w:eastAsiaTheme="minorEastAsia" w:hAnsiTheme="minorEastAsia" w:cs="Times New Roman" w:hint="eastAsia"/>
          <w:sz w:val="21"/>
          <w:szCs w:val="18"/>
        </w:rPr>
        <w:t>書き出す</w:t>
      </w:r>
    </w:p>
    <w:p w14:paraId="799AC661" w14:textId="77777777" w:rsidR="00663EF8" w:rsidRPr="00CF2AD0" w:rsidRDefault="00663EF8" w:rsidP="009D5ABC">
      <w:pPr>
        <w:pStyle w:val="a9"/>
        <w:numPr>
          <w:ilvl w:val="0"/>
          <w:numId w:val="3"/>
        </w:numPr>
        <w:spacing w:beforeLines="100" w:before="360"/>
        <w:ind w:left="442" w:hanging="442"/>
        <w:contextualSpacing w:val="0"/>
        <w:jc w:val="both"/>
        <w:rPr>
          <w:rFonts w:asciiTheme="minorEastAsia" w:eastAsiaTheme="minorEastAsia" w:hAnsiTheme="minorEastAsia"/>
          <w:b/>
          <w:bCs/>
          <w:sz w:val="21"/>
          <w:szCs w:val="18"/>
        </w:rPr>
      </w:pPr>
      <w:r w:rsidRPr="00CF2AD0">
        <w:rPr>
          <w:rFonts w:asciiTheme="minorEastAsia" w:eastAsiaTheme="minorEastAsia" w:hAnsiTheme="minorEastAsia" w:hint="eastAsia"/>
          <w:b/>
          <w:bCs/>
          <w:sz w:val="21"/>
          <w:szCs w:val="18"/>
        </w:rPr>
        <w:t>提出物</w:t>
      </w:r>
    </w:p>
    <w:p w14:paraId="41B9617D" w14:textId="60BD3718" w:rsidR="00663EF8" w:rsidRPr="00D5603F" w:rsidRDefault="00663EF8" w:rsidP="00F82BBC">
      <w:pPr>
        <w:ind w:leftChars="210" w:left="504"/>
        <w:jc w:val="both"/>
        <w:rPr>
          <w:rFonts w:asciiTheme="minorEastAsia" w:eastAsiaTheme="minorEastAsia" w:hAnsiTheme="minorEastAsia"/>
          <w:sz w:val="21"/>
          <w:szCs w:val="21"/>
        </w:rPr>
      </w:pPr>
      <w:r w:rsidRPr="00D5603F">
        <w:rPr>
          <w:rFonts w:asciiTheme="minorEastAsia" w:eastAsiaTheme="minorEastAsia" w:hAnsiTheme="minorEastAsia" w:hint="eastAsia"/>
          <w:sz w:val="21"/>
          <w:szCs w:val="21"/>
        </w:rPr>
        <w:t>提出物：コンパイルできる</w:t>
      </w:r>
      <w:r w:rsidRPr="00D5603F">
        <w:rPr>
          <w:rFonts w:asciiTheme="minorEastAsia" w:eastAsiaTheme="minorEastAsia" w:hAnsiTheme="minorEastAsia"/>
          <w:sz w:val="21"/>
          <w:szCs w:val="21"/>
        </w:rPr>
        <w:t>.</w:t>
      </w:r>
      <w:proofErr w:type="spellStart"/>
      <w:r w:rsidRPr="00D5603F">
        <w:rPr>
          <w:rFonts w:asciiTheme="minorEastAsia" w:eastAsiaTheme="minorEastAsia" w:hAnsiTheme="minorEastAsia"/>
          <w:sz w:val="21"/>
          <w:szCs w:val="21"/>
        </w:rPr>
        <w:t>cpp</w:t>
      </w:r>
      <w:proofErr w:type="spellEnd"/>
      <w:r w:rsidRPr="00D5603F">
        <w:rPr>
          <w:rFonts w:asciiTheme="minorEastAsia" w:eastAsiaTheme="minorEastAsia" w:hAnsiTheme="minorEastAsia" w:hint="eastAsia"/>
          <w:sz w:val="21"/>
          <w:szCs w:val="21"/>
        </w:rPr>
        <w:t>と</w:t>
      </w:r>
      <w:r w:rsidRPr="00D5603F">
        <w:rPr>
          <w:rFonts w:asciiTheme="minorEastAsia" w:eastAsiaTheme="minorEastAsia" w:hAnsiTheme="minorEastAsia"/>
          <w:sz w:val="21"/>
          <w:szCs w:val="21"/>
        </w:rPr>
        <w:t>.</w:t>
      </w:r>
      <w:proofErr w:type="gramStart"/>
      <w:r w:rsidRPr="00D5603F">
        <w:rPr>
          <w:rFonts w:asciiTheme="minorEastAsia" w:eastAsiaTheme="minorEastAsia" w:hAnsiTheme="minorEastAsia"/>
          <w:sz w:val="21"/>
          <w:szCs w:val="21"/>
        </w:rPr>
        <w:t>h</w:t>
      </w:r>
      <w:proofErr w:type="gramEnd"/>
      <w:r w:rsidRPr="00D5603F">
        <w:rPr>
          <w:rFonts w:asciiTheme="minorEastAsia" w:eastAsiaTheme="minorEastAsia" w:hAnsiTheme="minorEastAsia" w:hint="eastAsia"/>
          <w:sz w:val="21"/>
          <w:szCs w:val="21"/>
        </w:rPr>
        <w:t>のファイル</w:t>
      </w:r>
      <w:r w:rsidR="00D5603F" w:rsidRPr="00D5603F">
        <w:rPr>
          <w:rFonts w:asciiTheme="minorEastAsia" w:eastAsiaTheme="minorEastAsia" w:hAnsiTheme="minorEastAsia" w:hint="eastAsia"/>
          <w:sz w:val="21"/>
          <w:szCs w:val="21"/>
        </w:rPr>
        <w:t>を</w:t>
      </w:r>
      <w:r w:rsidR="00D5603F" w:rsidRPr="00D5603F">
        <w:rPr>
          <w:rFonts w:asciiTheme="minorEastAsia" w:eastAsiaTheme="minorEastAsia" w:hAnsiTheme="minorEastAsia"/>
          <w:sz w:val="21"/>
          <w:szCs w:val="21"/>
        </w:rPr>
        <w:t>git</w:t>
      </w:r>
      <w:r w:rsidR="00D5603F" w:rsidRPr="00D5603F">
        <w:rPr>
          <w:rFonts w:asciiTheme="minorEastAsia" w:eastAsiaTheme="minorEastAsia" w:hAnsiTheme="minorEastAsia" w:hint="eastAsia"/>
          <w:sz w:val="21"/>
          <w:szCs w:val="21"/>
        </w:rPr>
        <w:t>へ</w:t>
      </w:r>
      <w:r w:rsidR="00D5603F" w:rsidRPr="00D5603F">
        <w:rPr>
          <w:rFonts w:asciiTheme="minorEastAsia" w:eastAsiaTheme="minorEastAsia" w:hAnsiTheme="minorEastAsia"/>
          <w:sz w:val="21"/>
          <w:szCs w:val="21"/>
        </w:rPr>
        <w:t>push</w:t>
      </w:r>
      <w:r w:rsidR="00D5603F" w:rsidRPr="00D5603F">
        <w:rPr>
          <w:rFonts w:asciiTheme="minorEastAsia" w:eastAsiaTheme="minorEastAsia" w:hAnsiTheme="minorEastAsia" w:hint="eastAsia"/>
          <w:sz w:val="21"/>
          <w:szCs w:val="21"/>
        </w:rPr>
        <w:t>したリポジトリのURL</w:t>
      </w:r>
    </w:p>
    <w:p w14:paraId="1056C9EA" w14:textId="3F3D4137" w:rsidR="00663EF8" w:rsidRPr="00D5603F" w:rsidRDefault="00BE2726" w:rsidP="00F82BBC">
      <w:pPr>
        <w:ind w:leftChars="210" w:left="504"/>
        <w:jc w:val="both"/>
        <w:rPr>
          <w:rFonts w:asciiTheme="minorEastAsia" w:eastAsiaTheme="minorEastAsia" w:hAnsiTheme="minorEastAsia"/>
          <w:sz w:val="21"/>
          <w:szCs w:val="21"/>
        </w:rPr>
      </w:pPr>
      <w:r w:rsidRPr="00D5603F">
        <w:rPr>
          <w:rFonts w:asciiTheme="minorEastAsia" w:eastAsiaTheme="minorEastAsia" w:hAnsiTheme="minorEastAsia" w:hint="eastAsia"/>
          <w:sz w:val="21"/>
          <w:szCs w:val="21"/>
        </w:rPr>
        <w:t>リポジトリ</w:t>
      </w:r>
      <w:r w:rsidR="00663EF8" w:rsidRPr="00D5603F">
        <w:rPr>
          <w:rFonts w:asciiTheme="minorEastAsia" w:eastAsiaTheme="minorEastAsia" w:hAnsiTheme="minorEastAsia" w:hint="eastAsia"/>
          <w:sz w:val="21"/>
          <w:szCs w:val="21"/>
        </w:rPr>
        <w:t>名：</w:t>
      </w:r>
      <w:r w:rsidR="00663EF8" w:rsidRPr="00D5603F">
        <w:rPr>
          <w:rFonts w:asciiTheme="minorEastAsia" w:eastAsiaTheme="minorEastAsia" w:hAnsiTheme="minorEastAsia"/>
          <w:sz w:val="21"/>
          <w:szCs w:val="21"/>
        </w:rPr>
        <w:t xml:space="preserve"> </w:t>
      </w:r>
      <w:r w:rsidR="00585C36">
        <w:rPr>
          <w:rFonts w:asciiTheme="minorEastAsia" w:eastAsiaTheme="minorEastAsia" w:hAnsiTheme="minorEastAsia"/>
          <w:sz w:val="21"/>
          <w:szCs w:val="21"/>
        </w:rPr>
        <w:t>lab-c</w:t>
      </w:r>
      <w:r w:rsidR="00585C36" w:rsidRPr="00F70D0C">
        <w:rPr>
          <w:rFonts w:asciiTheme="minorEastAsia" w:eastAsiaTheme="minorEastAsia" w:hAnsiTheme="minorEastAsia"/>
          <w:sz w:val="21"/>
          <w:szCs w:val="21"/>
        </w:rPr>
        <w:t>ompetition</w:t>
      </w:r>
      <w:r w:rsidR="00585C36">
        <w:rPr>
          <w:rFonts w:asciiTheme="minorEastAsia" w:eastAsiaTheme="minorEastAsia" w:hAnsiTheme="minorEastAsia"/>
          <w:sz w:val="21"/>
          <w:szCs w:val="21"/>
        </w:rPr>
        <w:t>-2026</w:t>
      </w:r>
    </w:p>
    <w:p w14:paraId="7139DEC9" w14:textId="0858640A" w:rsidR="00663EF8" w:rsidRPr="00D5603F" w:rsidRDefault="00663EF8" w:rsidP="00F82BBC">
      <w:pPr>
        <w:ind w:leftChars="210" w:left="504"/>
        <w:jc w:val="both"/>
        <w:rPr>
          <w:rFonts w:asciiTheme="minorEastAsia" w:eastAsiaTheme="minorEastAsia" w:hAnsiTheme="minorEastAsia"/>
          <w:sz w:val="21"/>
          <w:szCs w:val="21"/>
        </w:rPr>
      </w:pPr>
      <w:r w:rsidRPr="00D5603F">
        <w:rPr>
          <w:rFonts w:asciiTheme="minorEastAsia" w:eastAsiaTheme="minorEastAsia" w:hAnsiTheme="minorEastAsia" w:hint="eastAsia"/>
          <w:sz w:val="21"/>
          <w:szCs w:val="21"/>
        </w:rPr>
        <w:t>提出先：</w:t>
      </w:r>
      <w:r w:rsidR="00D5603F" w:rsidRPr="00D5603F">
        <w:rPr>
          <w:rFonts w:asciiTheme="minorEastAsia" w:eastAsiaTheme="minorEastAsia" w:hAnsiTheme="minorEastAsia"/>
          <w:sz w:val="21"/>
          <w:szCs w:val="21"/>
        </w:rPr>
        <w:t>slack</w:t>
      </w:r>
      <w:r w:rsidR="00D5603F" w:rsidRPr="00D5603F">
        <w:rPr>
          <w:rFonts w:asciiTheme="minorEastAsia" w:eastAsiaTheme="minorEastAsia" w:hAnsiTheme="minorEastAsia" w:hint="eastAsia"/>
          <w:sz w:val="21"/>
          <w:szCs w:val="21"/>
        </w:rPr>
        <w:t>チャンネル「</w:t>
      </w:r>
      <w:r w:rsidR="00D5603F" w:rsidRPr="00D5603F">
        <w:rPr>
          <w:rFonts w:asciiTheme="minorEastAsia" w:eastAsiaTheme="minorEastAsia" w:hAnsiTheme="minorEastAsia"/>
          <w:sz w:val="21"/>
          <w:szCs w:val="21"/>
        </w:rPr>
        <w:t>Competition2026</w:t>
      </w:r>
      <w:r w:rsidR="00D5603F" w:rsidRPr="00D5603F">
        <w:rPr>
          <w:rFonts w:asciiTheme="minorEastAsia" w:eastAsiaTheme="minorEastAsia" w:hAnsiTheme="minorEastAsia" w:hint="eastAsia"/>
          <w:sz w:val="21"/>
          <w:szCs w:val="21"/>
        </w:rPr>
        <w:t>」へリポジトリURLを投稿</w:t>
      </w:r>
    </w:p>
    <w:p w14:paraId="5424A84C" w14:textId="425CA5F4" w:rsidR="00663EF8" w:rsidRPr="00D5603F" w:rsidRDefault="00663EF8" w:rsidP="00F82BBC">
      <w:pPr>
        <w:ind w:leftChars="210" w:left="504"/>
        <w:jc w:val="both"/>
        <w:rPr>
          <w:rFonts w:asciiTheme="minorEastAsia" w:eastAsiaTheme="minorEastAsia" w:hAnsiTheme="minorEastAsia"/>
          <w:sz w:val="21"/>
          <w:szCs w:val="21"/>
        </w:rPr>
      </w:pPr>
      <w:r w:rsidRPr="00D5603F">
        <w:rPr>
          <w:rFonts w:asciiTheme="minorEastAsia" w:eastAsiaTheme="minorEastAsia" w:hAnsiTheme="minorEastAsia" w:hint="eastAsia"/>
          <w:sz w:val="21"/>
          <w:szCs w:val="21"/>
        </w:rPr>
        <w:t>〆切：</w:t>
      </w:r>
      <w:r w:rsidRPr="00D5603F">
        <w:rPr>
          <w:rFonts w:asciiTheme="minorEastAsia" w:eastAsiaTheme="minorEastAsia" w:hAnsiTheme="minorEastAsia"/>
          <w:sz w:val="21"/>
          <w:szCs w:val="21"/>
        </w:rPr>
        <w:t xml:space="preserve"> </w:t>
      </w:r>
      <w:r w:rsidR="00BE2726" w:rsidRPr="00D5603F">
        <w:rPr>
          <w:rFonts w:asciiTheme="minorEastAsia" w:eastAsiaTheme="minorEastAsia" w:hAnsiTheme="minorEastAsia"/>
          <w:sz w:val="21"/>
          <w:szCs w:val="21"/>
        </w:rPr>
        <w:t>9/23</w:t>
      </w:r>
    </w:p>
    <w:p w14:paraId="4AB89EC3" w14:textId="7266245A" w:rsidR="009361A9" w:rsidRPr="00CF2AD0" w:rsidRDefault="009361A9" w:rsidP="009D5ABC">
      <w:pPr>
        <w:pStyle w:val="a9"/>
        <w:numPr>
          <w:ilvl w:val="0"/>
          <w:numId w:val="3"/>
        </w:numPr>
        <w:spacing w:beforeLines="100" w:before="360"/>
        <w:ind w:left="442" w:hanging="442"/>
        <w:contextualSpacing w:val="0"/>
        <w:jc w:val="both"/>
        <w:rPr>
          <w:rFonts w:asciiTheme="minorEastAsia" w:eastAsiaTheme="minorEastAsia" w:hAnsiTheme="minorEastAsia"/>
          <w:b/>
          <w:bCs/>
          <w:sz w:val="21"/>
          <w:szCs w:val="18"/>
        </w:rPr>
      </w:pPr>
      <w:r w:rsidRPr="00CF2AD0">
        <w:rPr>
          <w:rFonts w:asciiTheme="minorEastAsia" w:eastAsiaTheme="minorEastAsia" w:hAnsiTheme="minorEastAsia" w:hint="eastAsia"/>
          <w:b/>
          <w:bCs/>
          <w:sz w:val="21"/>
          <w:szCs w:val="18"/>
        </w:rPr>
        <w:t>参考資料</w:t>
      </w:r>
    </w:p>
    <w:p w14:paraId="168C4D27" w14:textId="6685FC7D" w:rsidR="009361A9" w:rsidRPr="00FA5BAA" w:rsidRDefault="009361A9" w:rsidP="00FA5BAA">
      <w:pPr>
        <w:pStyle w:val="a9"/>
        <w:numPr>
          <w:ilvl w:val="1"/>
          <w:numId w:val="3"/>
        </w:numPr>
        <w:ind w:left="709"/>
        <w:contextualSpacing w:val="0"/>
        <w:jc w:val="both"/>
        <w:rPr>
          <w:rFonts w:asciiTheme="minorEastAsia" w:eastAsiaTheme="minorEastAsia" w:hAnsiTheme="minorEastAsia"/>
          <w:sz w:val="21"/>
          <w:szCs w:val="18"/>
        </w:rPr>
      </w:pPr>
      <w:hyperlink r:id="rId7" w:history="1">
        <w:r w:rsidRPr="00FA5BAA">
          <w:rPr>
            <w:rStyle w:val="aa"/>
            <w:rFonts w:asciiTheme="minorEastAsia" w:eastAsiaTheme="minorEastAsia" w:hAnsiTheme="minorEastAsia"/>
            <w:sz w:val="21"/>
            <w:szCs w:val="18"/>
          </w:rPr>
          <w:t>https://www.orienteering.or.jp/archive/rule/Competitionrule_160207.pdf</w:t>
        </w:r>
      </w:hyperlink>
    </w:p>
    <w:p w14:paraId="4DDA5F40" w14:textId="2DD7563C" w:rsidR="009361A9" w:rsidRPr="00FA5BAA" w:rsidRDefault="00957D70" w:rsidP="00FA5BAA">
      <w:pPr>
        <w:pStyle w:val="a9"/>
        <w:numPr>
          <w:ilvl w:val="1"/>
          <w:numId w:val="3"/>
        </w:numPr>
        <w:ind w:left="709"/>
        <w:contextualSpacing w:val="0"/>
        <w:jc w:val="both"/>
        <w:rPr>
          <w:rFonts w:asciiTheme="minorEastAsia" w:eastAsiaTheme="minorEastAsia" w:hAnsiTheme="minorEastAsia"/>
          <w:sz w:val="21"/>
          <w:szCs w:val="18"/>
        </w:rPr>
      </w:pPr>
      <w:hyperlink r:id="rId8" w:history="1">
        <w:r w:rsidRPr="00FA5BAA">
          <w:rPr>
            <w:rStyle w:val="aa"/>
            <w:rFonts w:asciiTheme="minorEastAsia" w:eastAsiaTheme="minorEastAsia" w:hAnsiTheme="minorEastAsia"/>
            <w:sz w:val="21"/>
            <w:szCs w:val="18"/>
          </w:rPr>
          <w:t>https://www.coco-ar.jp/media/column/stamprally</w:t>
        </w:r>
      </w:hyperlink>
    </w:p>
    <w:p w14:paraId="109E40A5" w14:textId="2F7815C8" w:rsidR="00957D70" w:rsidRPr="00FA5BAA" w:rsidRDefault="00957D70" w:rsidP="00FA5BAA">
      <w:pPr>
        <w:pStyle w:val="a9"/>
        <w:numPr>
          <w:ilvl w:val="1"/>
          <w:numId w:val="3"/>
        </w:numPr>
        <w:ind w:left="709"/>
        <w:contextualSpacing w:val="0"/>
        <w:jc w:val="both"/>
        <w:rPr>
          <w:rFonts w:asciiTheme="minorEastAsia" w:eastAsiaTheme="minorEastAsia" w:hAnsiTheme="minorEastAsia"/>
          <w:sz w:val="21"/>
          <w:szCs w:val="18"/>
        </w:rPr>
      </w:pPr>
      <w:r w:rsidRPr="00FA5BAA">
        <w:rPr>
          <w:rFonts w:asciiTheme="minorEastAsia" w:eastAsiaTheme="minorEastAsia" w:hAnsiTheme="minorEastAsia"/>
          <w:sz w:val="21"/>
          <w:szCs w:val="18"/>
        </w:rPr>
        <w:t>https://www.kao.com/jp/nutrition/meal-life/about-hoco/hoco01/</w:t>
      </w:r>
    </w:p>
    <w:p w14:paraId="13480583" w14:textId="78513D6A" w:rsidR="00957D70" w:rsidRPr="00FA5BAA" w:rsidRDefault="00957D70" w:rsidP="00FA5BAA">
      <w:pPr>
        <w:pStyle w:val="a9"/>
        <w:numPr>
          <w:ilvl w:val="1"/>
          <w:numId w:val="3"/>
        </w:numPr>
        <w:ind w:left="709"/>
        <w:contextualSpacing w:val="0"/>
        <w:jc w:val="both"/>
        <w:rPr>
          <w:rFonts w:asciiTheme="minorEastAsia" w:eastAsiaTheme="minorEastAsia" w:hAnsiTheme="minorEastAsia"/>
          <w:sz w:val="21"/>
          <w:szCs w:val="18"/>
        </w:rPr>
      </w:pPr>
      <w:hyperlink r:id="rId9" w:history="1">
        <w:r w:rsidRPr="00FA5BAA">
          <w:rPr>
            <w:rStyle w:val="aa"/>
            <w:rFonts w:asciiTheme="minorEastAsia" w:eastAsiaTheme="minorEastAsia" w:hAnsiTheme="minorEastAsia"/>
            <w:sz w:val="21"/>
            <w:szCs w:val="18"/>
          </w:rPr>
          <w:t>https://yamap.com/magazine/41078</w:t>
        </w:r>
      </w:hyperlink>
    </w:p>
    <w:p w14:paraId="08ACB1B5" w14:textId="4766B849" w:rsidR="00663EF8" w:rsidRPr="00CF2AD0" w:rsidRDefault="00663EF8" w:rsidP="009D5ABC">
      <w:pPr>
        <w:pStyle w:val="a9"/>
        <w:numPr>
          <w:ilvl w:val="0"/>
          <w:numId w:val="3"/>
        </w:numPr>
        <w:spacing w:beforeLines="100" w:before="360"/>
        <w:ind w:left="442" w:hanging="442"/>
        <w:contextualSpacing w:val="0"/>
        <w:jc w:val="both"/>
        <w:rPr>
          <w:rFonts w:asciiTheme="minorEastAsia" w:eastAsiaTheme="minorEastAsia" w:hAnsiTheme="minorEastAsia"/>
          <w:b/>
          <w:bCs/>
          <w:sz w:val="21"/>
          <w:szCs w:val="18"/>
        </w:rPr>
      </w:pPr>
      <w:r w:rsidRPr="00CF2AD0">
        <w:rPr>
          <w:rFonts w:asciiTheme="minorEastAsia" w:eastAsiaTheme="minorEastAsia" w:hAnsiTheme="minorEastAsia" w:hint="eastAsia"/>
          <w:b/>
          <w:bCs/>
          <w:sz w:val="21"/>
          <w:szCs w:val="18"/>
        </w:rPr>
        <w:t>補足とヒント</w:t>
      </w:r>
    </w:p>
    <w:p w14:paraId="642A1956" w14:textId="66D6696C" w:rsidR="00663EF8" w:rsidRPr="007D7E5F" w:rsidRDefault="00663EF8" w:rsidP="00F82BBC">
      <w:pPr>
        <w:pStyle w:val="a9"/>
        <w:numPr>
          <w:ilvl w:val="0"/>
          <w:numId w:val="4"/>
        </w:numPr>
        <w:contextualSpacing w:val="0"/>
        <w:jc w:val="both"/>
        <w:rPr>
          <w:rFonts w:asciiTheme="minorEastAsia" w:eastAsiaTheme="minorEastAsia" w:hAnsiTheme="minorEastAsia"/>
          <w:sz w:val="21"/>
          <w:szCs w:val="21"/>
        </w:rPr>
      </w:pPr>
      <w:r w:rsidRPr="007D7E5F">
        <w:rPr>
          <w:rFonts w:asciiTheme="minorEastAsia" w:eastAsiaTheme="minorEastAsia" w:hAnsiTheme="minorEastAsia" w:hint="eastAsia"/>
          <w:sz w:val="21"/>
          <w:szCs w:val="21"/>
        </w:rPr>
        <w:t>サンプルプログラムのパラメータ</w:t>
      </w:r>
      <w:r w:rsidR="00D41D62">
        <w:rPr>
          <w:rFonts w:asciiTheme="minorEastAsia" w:eastAsiaTheme="minorEastAsia" w:hAnsiTheme="minorEastAsia" w:hint="eastAsia"/>
          <w:sz w:val="21"/>
          <w:szCs w:val="21"/>
        </w:rPr>
        <w:t>，</w:t>
      </w:r>
      <w:r w:rsidRPr="007D7E5F">
        <w:rPr>
          <w:rFonts w:asciiTheme="minorEastAsia" w:eastAsiaTheme="minorEastAsia" w:hAnsiTheme="minorEastAsia" w:hint="eastAsia"/>
          <w:sz w:val="21"/>
          <w:szCs w:val="21"/>
        </w:rPr>
        <w:t>適応度</w:t>
      </w:r>
      <w:r w:rsidR="00D41D62">
        <w:rPr>
          <w:rFonts w:asciiTheme="minorEastAsia" w:eastAsiaTheme="minorEastAsia" w:hAnsiTheme="minorEastAsia" w:hint="eastAsia"/>
          <w:sz w:val="21"/>
          <w:szCs w:val="21"/>
        </w:rPr>
        <w:t>，</w:t>
      </w:r>
      <w:r w:rsidRPr="007D7E5F">
        <w:rPr>
          <w:rFonts w:asciiTheme="minorEastAsia" w:eastAsiaTheme="minorEastAsia" w:hAnsiTheme="minorEastAsia" w:hint="eastAsia"/>
          <w:sz w:val="21"/>
          <w:szCs w:val="21"/>
        </w:rPr>
        <w:t>画面表示等は自由に設定してよい</w:t>
      </w:r>
      <w:r w:rsidR="00D41D62">
        <w:rPr>
          <w:rFonts w:asciiTheme="minorEastAsia" w:eastAsiaTheme="minorEastAsia" w:hAnsiTheme="minorEastAsia" w:hint="eastAsia"/>
          <w:sz w:val="21"/>
          <w:szCs w:val="21"/>
        </w:rPr>
        <w:t>．</w:t>
      </w:r>
    </w:p>
    <w:p w14:paraId="3E1AD501" w14:textId="2A94DE1A" w:rsidR="00663EF8" w:rsidRPr="007D7E5F" w:rsidRDefault="00663EF8" w:rsidP="00F82BBC">
      <w:pPr>
        <w:pStyle w:val="a9"/>
        <w:numPr>
          <w:ilvl w:val="0"/>
          <w:numId w:val="4"/>
        </w:numPr>
        <w:contextualSpacing w:val="0"/>
        <w:jc w:val="both"/>
        <w:rPr>
          <w:rFonts w:asciiTheme="minorEastAsia" w:eastAsiaTheme="minorEastAsia" w:hAnsiTheme="minorEastAsia"/>
          <w:sz w:val="21"/>
          <w:szCs w:val="21"/>
        </w:rPr>
      </w:pPr>
      <w:r w:rsidRPr="007D7E5F">
        <w:rPr>
          <w:rFonts w:asciiTheme="minorEastAsia" w:eastAsiaTheme="minorEastAsia" w:hAnsiTheme="minorEastAsia" w:hint="eastAsia"/>
          <w:sz w:val="21"/>
          <w:szCs w:val="21"/>
        </w:rPr>
        <w:t>「進化計算アルゴリズム入門」に記載されているプログラムは</w:t>
      </w:r>
      <w:r w:rsidR="00D41D62">
        <w:rPr>
          <w:rFonts w:asciiTheme="minorEastAsia" w:eastAsiaTheme="minorEastAsia" w:hAnsiTheme="minorEastAsia" w:hint="eastAsia"/>
          <w:sz w:val="21"/>
          <w:szCs w:val="21"/>
        </w:rPr>
        <w:t>，</w:t>
      </w:r>
      <w:r w:rsidRPr="007D7E5F">
        <w:rPr>
          <w:rFonts w:asciiTheme="minorEastAsia" w:eastAsiaTheme="minorEastAsia" w:hAnsiTheme="minorEastAsia" w:hint="eastAsia"/>
          <w:sz w:val="21"/>
          <w:szCs w:val="21"/>
        </w:rPr>
        <w:t>以下のページからダウンロードできる</w:t>
      </w:r>
      <w:r w:rsidR="00D41D62">
        <w:rPr>
          <w:rFonts w:asciiTheme="minorEastAsia" w:eastAsiaTheme="minorEastAsia" w:hAnsiTheme="minorEastAsia" w:hint="eastAsia"/>
          <w:sz w:val="21"/>
          <w:szCs w:val="21"/>
        </w:rPr>
        <w:t>．</w:t>
      </w:r>
    </w:p>
    <w:p w14:paraId="266A5C42" w14:textId="49AFA0CC" w:rsidR="00663EF8" w:rsidRPr="007D7E5F" w:rsidRDefault="00663EF8" w:rsidP="00F82BBC">
      <w:pPr>
        <w:pStyle w:val="a9"/>
        <w:ind w:left="880"/>
        <w:jc w:val="both"/>
        <w:rPr>
          <w:rFonts w:asciiTheme="minorEastAsia" w:eastAsiaTheme="minorEastAsia" w:hAnsiTheme="minorEastAsia"/>
          <w:sz w:val="21"/>
          <w:szCs w:val="21"/>
        </w:rPr>
      </w:pPr>
      <w:hyperlink r:id="rId10" w:history="1">
        <w:r w:rsidRPr="007D7E5F">
          <w:rPr>
            <w:rStyle w:val="aa"/>
            <w:rFonts w:asciiTheme="minorEastAsia" w:eastAsiaTheme="minorEastAsia" w:hAnsiTheme="minorEastAsia"/>
            <w:sz w:val="21"/>
            <w:szCs w:val="21"/>
          </w:rPr>
          <w:t>https://www.ohmsha.co.jp/book/9784274222382/</w:t>
        </w:r>
      </w:hyperlink>
    </w:p>
    <w:p w14:paraId="77706BCD" w14:textId="0F8A57BF" w:rsidR="009361A9" w:rsidRPr="007D7E5F" w:rsidRDefault="00663EF8" w:rsidP="00F82BBC">
      <w:pPr>
        <w:pStyle w:val="a9"/>
        <w:numPr>
          <w:ilvl w:val="0"/>
          <w:numId w:val="4"/>
        </w:numPr>
        <w:contextualSpacing w:val="0"/>
        <w:jc w:val="both"/>
        <w:rPr>
          <w:rFonts w:asciiTheme="minorEastAsia" w:eastAsiaTheme="minorEastAsia" w:hAnsiTheme="minorEastAsia"/>
          <w:sz w:val="21"/>
          <w:szCs w:val="21"/>
        </w:rPr>
      </w:pPr>
      <w:r w:rsidRPr="007D7E5F">
        <w:rPr>
          <w:rFonts w:asciiTheme="minorEastAsia" w:eastAsiaTheme="minorEastAsia" w:hAnsiTheme="minorEastAsia" w:hint="eastAsia"/>
          <w:sz w:val="21"/>
          <w:szCs w:val="21"/>
        </w:rPr>
        <w:t>質問は</w:t>
      </w:r>
      <w:r w:rsidRPr="007D7E5F">
        <w:rPr>
          <w:rFonts w:asciiTheme="minorEastAsia" w:eastAsiaTheme="minorEastAsia" w:hAnsiTheme="minorEastAsia"/>
          <w:sz w:val="21"/>
          <w:szCs w:val="21"/>
        </w:rPr>
        <w:t>Slack</w:t>
      </w:r>
      <w:r w:rsidRPr="007D7E5F">
        <w:rPr>
          <w:rFonts w:asciiTheme="minorEastAsia" w:eastAsiaTheme="minorEastAsia" w:hAnsiTheme="minorEastAsia" w:hint="eastAsia"/>
          <w:sz w:val="21"/>
          <w:szCs w:val="21"/>
        </w:rPr>
        <w:t>の</w:t>
      </w:r>
      <w:r w:rsidRPr="007D7E5F">
        <w:rPr>
          <w:rFonts w:asciiTheme="minorEastAsia" w:eastAsiaTheme="minorEastAsia" w:hAnsiTheme="minorEastAsia"/>
          <w:sz w:val="21"/>
          <w:szCs w:val="21"/>
        </w:rPr>
        <w:t>#</w:t>
      </w:r>
      <w:r w:rsidRPr="00AA222F">
        <w:rPr>
          <w:rFonts w:asciiTheme="minorEastAsia" w:eastAsiaTheme="minorEastAsia" w:hAnsiTheme="minorEastAsia"/>
          <w:sz w:val="21"/>
          <w:szCs w:val="21"/>
        </w:rPr>
        <w:t>case_study</w:t>
      </w:r>
      <w:r w:rsidRPr="007D7E5F">
        <w:rPr>
          <w:rFonts w:asciiTheme="minorEastAsia" w:eastAsiaTheme="minorEastAsia" w:hAnsiTheme="minorEastAsia" w:hint="eastAsia"/>
          <w:sz w:val="21"/>
          <w:szCs w:val="21"/>
        </w:rPr>
        <w:t>に書き込み</w:t>
      </w:r>
      <w:r w:rsidR="00D41D62">
        <w:rPr>
          <w:rFonts w:asciiTheme="minorEastAsia" w:eastAsiaTheme="minorEastAsia" w:hAnsiTheme="minorEastAsia" w:hint="eastAsia"/>
          <w:sz w:val="21"/>
          <w:szCs w:val="21"/>
        </w:rPr>
        <w:t>，</w:t>
      </w:r>
      <w:r w:rsidRPr="007D7E5F">
        <w:rPr>
          <w:rFonts w:asciiTheme="minorEastAsia" w:eastAsiaTheme="minorEastAsia" w:hAnsiTheme="minorEastAsia" w:hint="eastAsia"/>
          <w:sz w:val="21"/>
          <w:szCs w:val="21"/>
        </w:rPr>
        <w:t>回答を皆で共有する</w:t>
      </w:r>
      <w:r w:rsidR="00D41D62">
        <w:rPr>
          <w:rFonts w:asciiTheme="minorEastAsia" w:eastAsiaTheme="minorEastAsia" w:hAnsiTheme="minorEastAsia" w:hint="eastAsia"/>
          <w:sz w:val="21"/>
          <w:szCs w:val="21"/>
        </w:rPr>
        <w:t>．</w:t>
      </w:r>
    </w:p>
    <w:sectPr w:rsidR="009361A9" w:rsidRPr="007D7E5F" w:rsidSect="00F82BBC">
      <w:pgSz w:w="11906" w:h="16838"/>
      <w:pgMar w:top="1134" w:right="1134" w:bottom="1701"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A2BE2"/>
    <w:multiLevelType w:val="hybridMultilevel"/>
    <w:tmpl w:val="E538263A"/>
    <w:lvl w:ilvl="0" w:tplc="0409000F">
      <w:start w:val="1"/>
      <w:numFmt w:val="decimal"/>
      <w:lvlText w:val="%1."/>
      <w:lvlJc w:val="left"/>
      <w:pPr>
        <w:ind w:left="1280" w:hanging="440"/>
      </w:pPr>
    </w:lvl>
    <w:lvl w:ilvl="1" w:tplc="5720B9EA">
      <w:start w:val="1"/>
      <w:numFmt w:val="decimal"/>
      <w:lvlText w:val="(%2)"/>
      <w:lvlJc w:val="left"/>
      <w:pPr>
        <w:ind w:left="1720" w:hanging="440"/>
      </w:pPr>
      <w:rPr>
        <w:rFonts w:hint="default"/>
      </w:r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 w15:restartNumberingAfterBreak="0">
    <w:nsid w:val="088F7CCA"/>
    <w:multiLevelType w:val="hybridMultilevel"/>
    <w:tmpl w:val="74BCB424"/>
    <w:lvl w:ilvl="0" w:tplc="FFFFFFFF">
      <w:start w:val="1"/>
      <w:numFmt w:val="bullet"/>
      <w:lvlText w:val=""/>
      <w:lvlJc w:val="left"/>
      <w:pPr>
        <w:ind w:left="440" w:hanging="440"/>
      </w:pPr>
      <w:rPr>
        <w:rFonts w:ascii="Wingdings" w:hAnsi="Wingdings" w:hint="default"/>
      </w:rPr>
    </w:lvl>
    <w:lvl w:ilvl="1" w:tplc="1FDA2E22">
      <w:numFmt w:val="bullet"/>
      <w:lvlText w:val="-"/>
      <w:lvlJc w:val="left"/>
      <w:pPr>
        <w:ind w:left="880" w:hanging="440"/>
      </w:pPr>
      <w:rPr>
        <w:rFonts w:ascii="游明朝" w:eastAsia="游明朝" w:hAnsi="游明朝" w:cstheme="minorBidi" w:hint="eastAsia"/>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C6F4264"/>
    <w:multiLevelType w:val="hybridMultilevel"/>
    <w:tmpl w:val="1DE2C70A"/>
    <w:lvl w:ilvl="0" w:tplc="27C8A79E">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 w15:restartNumberingAfterBreak="0">
    <w:nsid w:val="1B792DE1"/>
    <w:multiLevelType w:val="hybridMultilevel"/>
    <w:tmpl w:val="7E32A7EC"/>
    <w:lvl w:ilvl="0" w:tplc="1FDA2E22">
      <w:numFmt w:val="bullet"/>
      <w:lvlText w:val="-"/>
      <w:lvlJc w:val="left"/>
      <w:pPr>
        <w:ind w:left="880" w:hanging="440"/>
      </w:pPr>
      <w:rPr>
        <w:rFonts w:ascii="游明朝" w:eastAsia="游明朝" w:hAnsi="游明朝" w:cstheme="minorBidi"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7E3A6E"/>
    <w:multiLevelType w:val="hybridMultilevel"/>
    <w:tmpl w:val="705E4488"/>
    <w:lvl w:ilvl="0" w:tplc="5106A1DE">
      <w:numFmt w:val="bullet"/>
      <w:lvlText w:val="△"/>
      <w:lvlJc w:val="left"/>
      <w:pPr>
        <w:ind w:left="3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27645C80"/>
    <w:multiLevelType w:val="hybridMultilevel"/>
    <w:tmpl w:val="674434E4"/>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09F09CF"/>
    <w:multiLevelType w:val="hybridMultilevel"/>
    <w:tmpl w:val="4B66049A"/>
    <w:lvl w:ilvl="0" w:tplc="FFFFFFFF">
      <w:start w:val="1"/>
      <w:numFmt w:val="bullet"/>
      <w:lvlText w:val=""/>
      <w:lvlJc w:val="left"/>
      <w:pPr>
        <w:ind w:left="440" w:hanging="440"/>
      </w:pPr>
      <w:rPr>
        <w:rFonts w:ascii="Wingdings" w:hAnsi="Wingdings" w:hint="default"/>
      </w:rPr>
    </w:lvl>
    <w:lvl w:ilvl="1" w:tplc="1FDA2E22">
      <w:numFmt w:val="bullet"/>
      <w:lvlText w:val="-"/>
      <w:lvlJc w:val="left"/>
      <w:pPr>
        <w:ind w:left="880" w:hanging="440"/>
      </w:pPr>
      <w:rPr>
        <w:rFonts w:ascii="游明朝" w:eastAsia="游明朝" w:hAnsi="游明朝" w:cstheme="minorBidi" w:hint="eastAsia"/>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3113629F"/>
    <w:multiLevelType w:val="hybridMultilevel"/>
    <w:tmpl w:val="A19E98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39583247"/>
    <w:multiLevelType w:val="hybridMultilevel"/>
    <w:tmpl w:val="1E841D78"/>
    <w:lvl w:ilvl="0" w:tplc="1FDA2E22">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5D4448F1"/>
    <w:multiLevelType w:val="hybridMultilevel"/>
    <w:tmpl w:val="5BC657C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65AF38A1"/>
    <w:multiLevelType w:val="hybridMultilevel"/>
    <w:tmpl w:val="CA98BBA6"/>
    <w:lvl w:ilvl="0" w:tplc="0409000F">
      <w:start w:val="1"/>
      <w:numFmt w:val="decimal"/>
      <w:lvlText w:val="%1."/>
      <w:lvlJc w:val="left"/>
      <w:pPr>
        <w:ind w:left="944" w:hanging="440"/>
      </w:pPr>
    </w:lvl>
    <w:lvl w:ilvl="1" w:tplc="5720B9EA">
      <w:start w:val="1"/>
      <w:numFmt w:val="decimal"/>
      <w:lvlText w:val="(%2)"/>
      <w:lvlJc w:val="left"/>
      <w:pPr>
        <w:ind w:left="1384" w:hanging="440"/>
      </w:pPr>
      <w:rPr>
        <w:rFonts w:hint="default"/>
      </w:rPr>
    </w:lvl>
    <w:lvl w:ilvl="2" w:tplc="04090011" w:tentative="1">
      <w:start w:val="1"/>
      <w:numFmt w:val="decimalEnclosedCircle"/>
      <w:lvlText w:val="%3"/>
      <w:lvlJc w:val="left"/>
      <w:pPr>
        <w:ind w:left="1824" w:hanging="440"/>
      </w:pPr>
    </w:lvl>
    <w:lvl w:ilvl="3" w:tplc="0409000F" w:tentative="1">
      <w:start w:val="1"/>
      <w:numFmt w:val="decimal"/>
      <w:lvlText w:val="%4."/>
      <w:lvlJc w:val="left"/>
      <w:pPr>
        <w:ind w:left="2264" w:hanging="440"/>
      </w:pPr>
    </w:lvl>
    <w:lvl w:ilvl="4" w:tplc="04090017" w:tentative="1">
      <w:start w:val="1"/>
      <w:numFmt w:val="aiueoFullWidth"/>
      <w:lvlText w:val="(%5)"/>
      <w:lvlJc w:val="left"/>
      <w:pPr>
        <w:ind w:left="2704" w:hanging="440"/>
      </w:pPr>
    </w:lvl>
    <w:lvl w:ilvl="5" w:tplc="04090011" w:tentative="1">
      <w:start w:val="1"/>
      <w:numFmt w:val="decimalEnclosedCircle"/>
      <w:lvlText w:val="%6"/>
      <w:lvlJc w:val="left"/>
      <w:pPr>
        <w:ind w:left="3144" w:hanging="440"/>
      </w:pPr>
    </w:lvl>
    <w:lvl w:ilvl="6" w:tplc="0409000F" w:tentative="1">
      <w:start w:val="1"/>
      <w:numFmt w:val="decimal"/>
      <w:lvlText w:val="%7."/>
      <w:lvlJc w:val="left"/>
      <w:pPr>
        <w:ind w:left="3584" w:hanging="440"/>
      </w:pPr>
    </w:lvl>
    <w:lvl w:ilvl="7" w:tplc="04090017" w:tentative="1">
      <w:start w:val="1"/>
      <w:numFmt w:val="aiueoFullWidth"/>
      <w:lvlText w:val="(%8)"/>
      <w:lvlJc w:val="left"/>
      <w:pPr>
        <w:ind w:left="4024" w:hanging="440"/>
      </w:pPr>
    </w:lvl>
    <w:lvl w:ilvl="8" w:tplc="04090011" w:tentative="1">
      <w:start w:val="1"/>
      <w:numFmt w:val="decimalEnclosedCircle"/>
      <w:lvlText w:val="%9"/>
      <w:lvlJc w:val="left"/>
      <w:pPr>
        <w:ind w:left="4464" w:hanging="440"/>
      </w:pPr>
    </w:lvl>
  </w:abstractNum>
  <w:abstractNum w:abstractNumId="11" w15:restartNumberingAfterBreak="0">
    <w:nsid w:val="737810BF"/>
    <w:multiLevelType w:val="multilevel"/>
    <w:tmpl w:val="50E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461BA"/>
    <w:multiLevelType w:val="hybridMultilevel"/>
    <w:tmpl w:val="1A88524C"/>
    <w:lvl w:ilvl="0" w:tplc="04090001">
      <w:start w:val="1"/>
      <w:numFmt w:val="bullet"/>
      <w:lvlText w:val=""/>
      <w:lvlJc w:val="left"/>
      <w:pPr>
        <w:ind w:left="440" w:hanging="440"/>
      </w:pPr>
      <w:rPr>
        <w:rFonts w:ascii="Wingdings" w:hAnsi="Wingdings" w:hint="default"/>
      </w:rPr>
    </w:lvl>
    <w:lvl w:ilvl="1" w:tplc="27C8A79E">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7C854780"/>
    <w:multiLevelType w:val="hybridMultilevel"/>
    <w:tmpl w:val="44EA412A"/>
    <w:lvl w:ilvl="0" w:tplc="04090001">
      <w:start w:val="1"/>
      <w:numFmt w:val="bullet"/>
      <w:lvlText w:val=""/>
      <w:lvlJc w:val="left"/>
      <w:pPr>
        <w:ind w:left="440" w:hanging="440"/>
      </w:pPr>
      <w:rPr>
        <w:rFonts w:ascii="Wingdings" w:hAnsi="Wingdings" w:hint="default"/>
      </w:rPr>
    </w:lvl>
    <w:lvl w:ilvl="1" w:tplc="7870EA82">
      <w:start w:val="1"/>
      <w:numFmt w:val="decimal"/>
      <w:lvlText w:val="[%2]"/>
      <w:lvlJc w:val="left"/>
      <w:pPr>
        <w:ind w:left="944" w:hanging="440"/>
      </w:pPr>
      <w:rPr>
        <w:rFonts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38169984">
    <w:abstractNumId w:val="5"/>
  </w:num>
  <w:num w:numId="2" w16cid:durableId="1167553087">
    <w:abstractNumId w:val="7"/>
  </w:num>
  <w:num w:numId="3" w16cid:durableId="321278083">
    <w:abstractNumId w:val="13"/>
  </w:num>
  <w:num w:numId="4" w16cid:durableId="840892926">
    <w:abstractNumId w:val="2"/>
  </w:num>
  <w:num w:numId="5" w16cid:durableId="264113223">
    <w:abstractNumId w:val="11"/>
  </w:num>
  <w:num w:numId="6" w16cid:durableId="48655257">
    <w:abstractNumId w:val="8"/>
  </w:num>
  <w:num w:numId="7" w16cid:durableId="179584393">
    <w:abstractNumId w:val="12"/>
  </w:num>
  <w:num w:numId="8" w16cid:durableId="2058770742">
    <w:abstractNumId w:val="6"/>
  </w:num>
  <w:num w:numId="9" w16cid:durableId="915935844">
    <w:abstractNumId w:val="1"/>
  </w:num>
  <w:num w:numId="10" w16cid:durableId="862673789">
    <w:abstractNumId w:val="3"/>
  </w:num>
  <w:num w:numId="11" w16cid:durableId="1301155719">
    <w:abstractNumId w:val="10"/>
  </w:num>
  <w:num w:numId="12" w16cid:durableId="1538856263">
    <w:abstractNumId w:val="0"/>
  </w:num>
  <w:num w:numId="13" w16cid:durableId="121920083">
    <w:abstractNumId w:val="9"/>
  </w:num>
  <w:num w:numId="14" w16cid:durableId="72544770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oriko OTANI">
    <w15:presenceInfo w15:providerId="Windows Live" w15:userId="04d4303ada03a21e"/>
  </w15:person>
  <w15:person w15:author="g2583021">
    <w15:presenceInfo w15:providerId="AD" w15:userId="S::g2583021@tcu.ac.jp::19fcdfb3-207e-4186-a19c-41ce6f98396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F8"/>
    <w:rsid w:val="0001138B"/>
    <w:rsid w:val="000134CC"/>
    <w:rsid w:val="0004452A"/>
    <w:rsid w:val="0006162D"/>
    <w:rsid w:val="000868E0"/>
    <w:rsid w:val="00095F5D"/>
    <w:rsid w:val="000A5C23"/>
    <w:rsid w:val="000C3F4F"/>
    <w:rsid w:val="000F3F3C"/>
    <w:rsid w:val="001057C1"/>
    <w:rsid w:val="001231F3"/>
    <w:rsid w:val="0013795C"/>
    <w:rsid w:val="001B5D6F"/>
    <w:rsid w:val="001B6B9A"/>
    <w:rsid w:val="001B746C"/>
    <w:rsid w:val="001F533A"/>
    <w:rsid w:val="00241723"/>
    <w:rsid w:val="00271B05"/>
    <w:rsid w:val="00286AFB"/>
    <w:rsid w:val="002C1466"/>
    <w:rsid w:val="002F2076"/>
    <w:rsid w:val="003001CC"/>
    <w:rsid w:val="00301458"/>
    <w:rsid w:val="003B708C"/>
    <w:rsid w:val="003C5682"/>
    <w:rsid w:val="003E34E9"/>
    <w:rsid w:val="003F7FE2"/>
    <w:rsid w:val="004A2C1A"/>
    <w:rsid w:val="004A3E84"/>
    <w:rsid w:val="00520D8D"/>
    <w:rsid w:val="00556689"/>
    <w:rsid w:val="00585C36"/>
    <w:rsid w:val="005936CB"/>
    <w:rsid w:val="005A1851"/>
    <w:rsid w:val="005B22F0"/>
    <w:rsid w:val="005E7ECD"/>
    <w:rsid w:val="00630A25"/>
    <w:rsid w:val="00656B8A"/>
    <w:rsid w:val="00663EF8"/>
    <w:rsid w:val="00693D08"/>
    <w:rsid w:val="006B4CE9"/>
    <w:rsid w:val="007411B7"/>
    <w:rsid w:val="00746020"/>
    <w:rsid w:val="007751E6"/>
    <w:rsid w:val="007C3750"/>
    <w:rsid w:val="007D7E5F"/>
    <w:rsid w:val="008037BB"/>
    <w:rsid w:val="00827AEB"/>
    <w:rsid w:val="00854F42"/>
    <w:rsid w:val="00872382"/>
    <w:rsid w:val="008972EE"/>
    <w:rsid w:val="008A7D2E"/>
    <w:rsid w:val="008F2302"/>
    <w:rsid w:val="009361A9"/>
    <w:rsid w:val="00937445"/>
    <w:rsid w:val="00957D70"/>
    <w:rsid w:val="00985F8F"/>
    <w:rsid w:val="0099676D"/>
    <w:rsid w:val="009C0B13"/>
    <w:rsid w:val="009D2A9D"/>
    <w:rsid w:val="009D5ABC"/>
    <w:rsid w:val="009E13E9"/>
    <w:rsid w:val="00A07DB6"/>
    <w:rsid w:val="00A130A4"/>
    <w:rsid w:val="00A41407"/>
    <w:rsid w:val="00A44982"/>
    <w:rsid w:val="00A63B34"/>
    <w:rsid w:val="00A845AB"/>
    <w:rsid w:val="00AA222F"/>
    <w:rsid w:val="00AA6F0C"/>
    <w:rsid w:val="00AC63DA"/>
    <w:rsid w:val="00AC7C45"/>
    <w:rsid w:val="00AD1AD3"/>
    <w:rsid w:val="00B06A83"/>
    <w:rsid w:val="00B10B9E"/>
    <w:rsid w:val="00B4626D"/>
    <w:rsid w:val="00B72268"/>
    <w:rsid w:val="00B77697"/>
    <w:rsid w:val="00BB4C01"/>
    <w:rsid w:val="00BE2726"/>
    <w:rsid w:val="00C448F9"/>
    <w:rsid w:val="00C46E41"/>
    <w:rsid w:val="00C526F9"/>
    <w:rsid w:val="00C617C1"/>
    <w:rsid w:val="00C66258"/>
    <w:rsid w:val="00C671C2"/>
    <w:rsid w:val="00C75716"/>
    <w:rsid w:val="00CA0EE3"/>
    <w:rsid w:val="00CC0B03"/>
    <w:rsid w:val="00CC4085"/>
    <w:rsid w:val="00CF2AD0"/>
    <w:rsid w:val="00D021FB"/>
    <w:rsid w:val="00D10904"/>
    <w:rsid w:val="00D2569A"/>
    <w:rsid w:val="00D26C83"/>
    <w:rsid w:val="00D37D66"/>
    <w:rsid w:val="00D41D62"/>
    <w:rsid w:val="00D421EA"/>
    <w:rsid w:val="00D5603F"/>
    <w:rsid w:val="00D87356"/>
    <w:rsid w:val="00DC6ADA"/>
    <w:rsid w:val="00DD5E1F"/>
    <w:rsid w:val="00DE0E48"/>
    <w:rsid w:val="00E20278"/>
    <w:rsid w:val="00E448AA"/>
    <w:rsid w:val="00E7291E"/>
    <w:rsid w:val="00EA196F"/>
    <w:rsid w:val="00EA3796"/>
    <w:rsid w:val="00ED3253"/>
    <w:rsid w:val="00EF5953"/>
    <w:rsid w:val="00F66BBE"/>
    <w:rsid w:val="00F73DEE"/>
    <w:rsid w:val="00F82BBC"/>
    <w:rsid w:val="00F85281"/>
    <w:rsid w:val="00FA499E"/>
    <w:rsid w:val="00FA5BAA"/>
    <w:rsid w:val="00FD38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11F416"/>
  <w15:chartTrackingRefBased/>
  <w15:docId w15:val="{09807504-A48E-E24F-A7CF-7BCFA15A1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48F9"/>
    <w:rPr>
      <w:rFonts w:ascii="ＭＳ Ｐゴシック" w:eastAsia="ＭＳ Ｐゴシック" w:hAnsi="ＭＳ Ｐゴシック" w:cs="ＭＳ Ｐゴシック"/>
      <w:kern w:val="0"/>
      <w:sz w:val="24"/>
      <w14:ligatures w14:val="none"/>
    </w:rPr>
  </w:style>
  <w:style w:type="paragraph" w:styleId="1">
    <w:name w:val="heading 1"/>
    <w:basedOn w:val="a"/>
    <w:next w:val="a"/>
    <w:link w:val="10"/>
    <w:uiPriority w:val="9"/>
    <w:qFormat/>
    <w:rsid w:val="00663EF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63EF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63EF8"/>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663EF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63EF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63EF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63EF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63EF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63EF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63EF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63EF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63EF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63EF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63EF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63EF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63EF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63EF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63EF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63E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63E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3E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63E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3EF8"/>
    <w:pPr>
      <w:spacing w:before="160" w:after="160"/>
      <w:jc w:val="center"/>
    </w:pPr>
    <w:rPr>
      <w:i/>
      <w:iCs/>
      <w:color w:val="404040" w:themeColor="text1" w:themeTint="BF"/>
    </w:rPr>
  </w:style>
  <w:style w:type="character" w:customStyle="1" w:styleId="a8">
    <w:name w:val="引用文 (文字)"/>
    <w:basedOn w:val="a0"/>
    <w:link w:val="a7"/>
    <w:uiPriority w:val="29"/>
    <w:rsid w:val="00663EF8"/>
    <w:rPr>
      <w:i/>
      <w:iCs/>
      <w:color w:val="404040" w:themeColor="text1" w:themeTint="BF"/>
    </w:rPr>
  </w:style>
  <w:style w:type="paragraph" w:styleId="a9">
    <w:name w:val="List Paragraph"/>
    <w:basedOn w:val="a"/>
    <w:uiPriority w:val="34"/>
    <w:qFormat/>
    <w:rsid w:val="00663EF8"/>
    <w:pPr>
      <w:ind w:left="720"/>
      <w:contextualSpacing/>
    </w:pPr>
  </w:style>
  <w:style w:type="character" w:styleId="21">
    <w:name w:val="Intense Emphasis"/>
    <w:basedOn w:val="a0"/>
    <w:uiPriority w:val="21"/>
    <w:qFormat/>
    <w:rsid w:val="00663EF8"/>
    <w:rPr>
      <w:i/>
      <w:iCs/>
      <w:color w:val="0F4761" w:themeColor="accent1" w:themeShade="BF"/>
    </w:rPr>
  </w:style>
  <w:style w:type="paragraph" w:styleId="22">
    <w:name w:val="Intense Quote"/>
    <w:basedOn w:val="a"/>
    <w:next w:val="a"/>
    <w:link w:val="23"/>
    <w:uiPriority w:val="30"/>
    <w:qFormat/>
    <w:rsid w:val="0066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63EF8"/>
    <w:rPr>
      <w:i/>
      <w:iCs/>
      <w:color w:val="0F4761" w:themeColor="accent1" w:themeShade="BF"/>
    </w:rPr>
  </w:style>
  <w:style w:type="character" w:styleId="24">
    <w:name w:val="Intense Reference"/>
    <w:basedOn w:val="a0"/>
    <w:uiPriority w:val="32"/>
    <w:qFormat/>
    <w:rsid w:val="00663EF8"/>
    <w:rPr>
      <w:b/>
      <w:bCs/>
      <w:smallCaps/>
      <w:color w:val="0F4761" w:themeColor="accent1" w:themeShade="BF"/>
      <w:spacing w:val="5"/>
    </w:rPr>
  </w:style>
  <w:style w:type="character" w:styleId="aa">
    <w:name w:val="Hyperlink"/>
    <w:basedOn w:val="a0"/>
    <w:uiPriority w:val="99"/>
    <w:unhideWhenUsed/>
    <w:rsid w:val="00663EF8"/>
    <w:rPr>
      <w:color w:val="467886" w:themeColor="hyperlink"/>
      <w:u w:val="single"/>
    </w:rPr>
  </w:style>
  <w:style w:type="paragraph" w:styleId="Web">
    <w:name w:val="Normal (Web)"/>
    <w:basedOn w:val="a"/>
    <w:uiPriority w:val="99"/>
    <w:semiHidden/>
    <w:unhideWhenUsed/>
    <w:rsid w:val="00CC0B03"/>
    <w:pPr>
      <w:spacing w:before="100" w:beforeAutospacing="1" w:after="100" w:afterAutospacing="1"/>
    </w:pPr>
  </w:style>
  <w:style w:type="paragraph" w:customStyle="1" w:styleId="font-claude-response-body">
    <w:name w:val="font-claude-response-body"/>
    <w:basedOn w:val="a"/>
    <w:rsid w:val="00937445"/>
    <w:pPr>
      <w:spacing w:before="100" w:beforeAutospacing="1" w:after="100" w:afterAutospacing="1"/>
    </w:pPr>
  </w:style>
  <w:style w:type="character" w:styleId="ab">
    <w:name w:val="Unresolved Mention"/>
    <w:basedOn w:val="a0"/>
    <w:uiPriority w:val="99"/>
    <w:semiHidden/>
    <w:unhideWhenUsed/>
    <w:rsid w:val="009361A9"/>
    <w:rPr>
      <w:color w:val="605E5C"/>
      <w:shd w:val="clear" w:color="auto" w:fill="E1DFDD"/>
    </w:rPr>
  </w:style>
  <w:style w:type="character" w:customStyle="1" w:styleId="mord">
    <w:name w:val="mord"/>
    <w:basedOn w:val="a0"/>
    <w:rsid w:val="00AD1AD3"/>
  </w:style>
  <w:style w:type="table" w:styleId="25">
    <w:name w:val="Plain Table 2"/>
    <w:basedOn w:val="a1"/>
    <w:uiPriority w:val="42"/>
    <w:rsid w:val="00AD1A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AD1A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1">
    <w:name w:val="List Table 1 Light"/>
    <w:basedOn w:val="a1"/>
    <w:uiPriority w:val="46"/>
    <w:rsid w:val="000F3F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4">
    <w:name w:val="Grid Table 7 Colorful Accent 4"/>
    <w:basedOn w:val="a1"/>
    <w:uiPriority w:val="52"/>
    <w:rsid w:val="000F3F3C"/>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character" w:styleId="ac">
    <w:name w:val="Placeholder Text"/>
    <w:basedOn w:val="a0"/>
    <w:uiPriority w:val="99"/>
    <w:semiHidden/>
    <w:rsid w:val="005E7ECD"/>
    <w:rPr>
      <w:color w:val="808080"/>
    </w:rPr>
  </w:style>
  <w:style w:type="character" w:customStyle="1" w:styleId="vlist-s">
    <w:name w:val="vlist-s"/>
    <w:basedOn w:val="a0"/>
    <w:rsid w:val="00D421EA"/>
  </w:style>
  <w:style w:type="character" w:customStyle="1" w:styleId="mrel">
    <w:name w:val="mrel"/>
    <w:basedOn w:val="a0"/>
    <w:rsid w:val="00D421EA"/>
  </w:style>
  <w:style w:type="character" w:customStyle="1" w:styleId="mbin">
    <w:name w:val="mbin"/>
    <w:basedOn w:val="a0"/>
    <w:rsid w:val="00D421EA"/>
  </w:style>
  <w:style w:type="character" w:styleId="ad">
    <w:name w:val="annotation reference"/>
    <w:basedOn w:val="a0"/>
    <w:uiPriority w:val="99"/>
    <w:semiHidden/>
    <w:unhideWhenUsed/>
    <w:rsid w:val="00F82BBC"/>
    <w:rPr>
      <w:sz w:val="18"/>
      <w:szCs w:val="18"/>
    </w:rPr>
  </w:style>
  <w:style w:type="paragraph" w:styleId="ae">
    <w:name w:val="annotation text"/>
    <w:basedOn w:val="a"/>
    <w:link w:val="af"/>
    <w:uiPriority w:val="99"/>
    <w:unhideWhenUsed/>
    <w:rsid w:val="00F82BBC"/>
  </w:style>
  <w:style w:type="character" w:customStyle="1" w:styleId="af">
    <w:name w:val="コメント文字列 (文字)"/>
    <w:basedOn w:val="a0"/>
    <w:link w:val="ae"/>
    <w:uiPriority w:val="99"/>
    <w:rsid w:val="00F82BBC"/>
    <w:rPr>
      <w:rFonts w:ascii="ＭＳ Ｐゴシック" w:eastAsia="ＭＳ Ｐゴシック" w:hAnsi="ＭＳ Ｐゴシック" w:cs="ＭＳ Ｐゴシック"/>
      <w:kern w:val="0"/>
      <w:sz w:val="24"/>
      <w14:ligatures w14:val="none"/>
    </w:rPr>
  </w:style>
  <w:style w:type="paragraph" w:styleId="af0">
    <w:name w:val="annotation subject"/>
    <w:basedOn w:val="ae"/>
    <w:next w:val="ae"/>
    <w:link w:val="af1"/>
    <w:uiPriority w:val="99"/>
    <w:semiHidden/>
    <w:unhideWhenUsed/>
    <w:rsid w:val="00F82BBC"/>
    <w:rPr>
      <w:b/>
      <w:bCs/>
    </w:rPr>
  </w:style>
  <w:style w:type="character" w:customStyle="1" w:styleId="af1">
    <w:name w:val="コメント内容 (文字)"/>
    <w:basedOn w:val="af"/>
    <w:link w:val="af0"/>
    <w:uiPriority w:val="99"/>
    <w:semiHidden/>
    <w:rsid w:val="00F82BBC"/>
    <w:rPr>
      <w:rFonts w:ascii="ＭＳ Ｐゴシック" w:eastAsia="ＭＳ Ｐゴシック" w:hAnsi="ＭＳ Ｐゴシック" w:cs="ＭＳ Ｐゴシック"/>
      <w:b/>
      <w:bCs/>
      <w:kern w:val="0"/>
      <w:sz w:val="24"/>
      <w14:ligatures w14:val="none"/>
    </w:rPr>
  </w:style>
  <w:style w:type="paragraph" w:styleId="af2">
    <w:name w:val="Revision"/>
    <w:hidden/>
    <w:uiPriority w:val="99"/>
    <w:semiHidden/>
    <w:rsid w:val="009E13E9"/>
    <w:rPr>
      <w:rFonts w:ascii="ＭＳ Ｐゴシック" w:eastAsia="ＭＳ Ｐゴシック" w:hAnsi="ＭＳ Ｐゴシック" w:cs="ＭＳ Ｐゴシック"/>
      <w:kern w:val="0"/>
      <w:sz w:val="24"/>
      <w14:ligatures w14:val="none"/>
    </w:rPr>
  </w:style>
  <w:style w:type="table" w:styleId="af3">
    <w:name w:val="Table Grid"/>
    <w:basedOn w:val="a1"/>
    <w:uiPriority w:val="39"/>
    <w:rsid w:val="009E13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C448F9"/>
    <w:rPr>
      <w:rFonts w:ascii="ＭＳ ゴシック" w:eastAsia="ＭＳ ゴシック" w:hAnsi="ＭＳ ゴシック" w:cs="ＭＳ ゴシック"/>
      <w:sz w:val="24"/>
      <w:szCs w:val="24"/>
    </w:rPr>
  </w:style>
  <w:style w:type="character" w:styleId="af4">
    <w:name w:val="Strong"/>
    <w:basedOn w:val="a0"/>
    <w:uiPriority w:val="22"/>
    <w:qFormat/>
    <w:rsid w:val="00854F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co-ar.jp/media/column/stamprall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orienteering.or.jp/archive/rule/Competitionrule_160207.pdf" TargetMode="Externa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ohmsha.co.jp/book/9784274222382/" TargetMode="External"/><Relationship Id="rId4" Type="http://schemas.openxmlformats.org/officeDocument/2006/relationships/settings" Target="settings.xml"/><Relationship Id="rId9" Type="http://schemas.openxmlformats.org/officeDocument/2006/relationships/hyperlink" Target="https://yamap.com/magazine/41078"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F2824-12F1-45A8-B4B2-4DD06BBA1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4</Pages>
  <Words>685</Words>
  <Characters>3905</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g2583021</dc:creator>
  <cp:keywords/>
  <dc:description/>
  <cp:lastModifiedBy>g2583021</cp:lastModifiedBy>
  <cp:revision>36</cp:revision>
  <dcterms:created xsi:type="dcterms:W3CDTF">2026-07-02T11:16:00Z</dcterms:created>
  <dcterms:modified xsi:type="dcterms:W3CDTF">2026-09-16T00:09:00Z</dcterms:modified>
</cp:coreProperties>
</file>