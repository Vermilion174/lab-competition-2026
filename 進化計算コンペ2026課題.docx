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3A654" w14:textId="04FC18F7" w:rsidR="00663EF8" w:rsidRDefault="00663EF8" w:rsidP="00663EF8">
      <w:pPr>
        <w:jc w:val="center"/>
        <w:rPr>
          <w:b/>
          <w:bCs/>
          <w:sz w:val="28"/>
          <w:szCs w:val="28"/>
        </w:rPr>
      </w:pPr>
      <w:r w:rsidRPr="00F54656">
        <w:rPr>
          <w:rFonts w:hint="eastAsia"/>
          <w:b/>
          <w:bCs/>
          <w:sz w:val="28"/>
          <w:szCs w:val="28"/>
        </w:rPr>
        <w:t>大谷研究室進化計算コンペティション</w:t>
      </w:r>
      <w:r w:rsidR="009D5ABC">
        <w:rPr>
          <w:rFonts w:hint="eastAsia"/>
          <w:b/>
          <w:bCs/>
          <w:sz w:val="28"/>
          <w:szCs w:val="28"/>
        </w:rPr>
        <w:t>2026</w:t>
      </w:r>
    </w:p>
    <w:p w14:paraId="63973AE0" w14:textId="77777777" w:rsidR="00FA499E" w:rsidRPr="007C3750" w:rsidRDefault="00663EF8" w:rsidP="00F82BBC">
      <w:pPr>
        <w:pStyle w:val="a9"/>
        <w:numPr>
          <w:ilvl w:val="0"/>
          <w:numId w:val="1"/>
        </w:numPr>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コンペの概要</w:t>
      </w:r>
    </w:p>
    <w:p w14:paraId="47254321" w14:textId="38A53485" w:rsidR="00CC0B03" w:rsidRPr="003F7FE2" w:rsidRDefault="00937445" w:rsidP="00F82BBC">
      <w:pPr>
        <w:ind w:firstLineChars="100" w:firstLine="210"/>
        <w:jc w:val="both"/>
        <w:rPr>
          <w:rFonts w:asciiTheme="minorEastAsia" w:eastAsiaTheme="minorEastAsia" w:hAnsiTheme="minorEastAsia"/>
          <w:b/>
          <w:bCs/>
          <w:sz w:val="21"/>
          <w:szCs w:val="21"/>
        </w:rPr>
      </w:pPr>
      <w:r w:rsidRPr="003F7FE2">
        <w:rPr>
          <w:rFonts w:asciiTheme="minorEastAsia" w:eastAsiaTheme="minorEastAsia" w:hAnsiTheme="minorEastAsia" w:hint="eastAsia"/>
          <w:sz w:val="21"/>
          <w:szCs w:val="21"/>
        </w:rPr>
        <w:t>オリエンテーリングの</w:t>
      </w:r>
      <w:r w:rsidR="00FA499E" w:rsidRPr="003F7FE2">
        <w:rPr>
          <w:rFonts w:asciiTheme="minorEastAsia" w:eastAsiaTheme="minorEastAsia" w:hAnsiTheme="minorEastAsia" w:hint="eastAsia"/>
          <w:sz w:val="21"/>
          <w:szCs w:val="21"/>
        </w:rPr>
        <w:t>コントロール</w:t>
      </w:r>
      <w:r w:rsidRPr="003F7FE2">
        <w:rPr>
          <w:rFonts w:asciiTheme="minorEastAsia" w:eastAsiaTheme="minorEastAsia" w:hAnsiTheme="minorEastAsia" w:hint="eastAsia"/>
          <w:sz w:val="21"/>
          <w:szCs w:val="21"/>
        </w:rPr>
        <w:t>選定問題を</w:t>
      </w:r>
      <w:r w:rsidR="00CC0B03" w:rsidRPr="003F7FE2">
        <w:rPr>
          <w:rFonts w:asciiTheme="minorEastAsia" w:eastAsiaTheme="minorEastAsia" w:hAnsiTheme="minorEastAsia" w:cs="Times New Roman" w:hint="eastAsia"/>
          <w:sz w:val="21"/>
          <w:szCs w:val="21"/>
        </w:rPr>
        <w:t>進化計算アルゴリズムにより解くプログラムを作成し</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その解の良さと処理時間によりプログラムの質を競う</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コンペ当日には</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自分の実装した手法について</w:t>
      </w:r>
      <w:r w:rsidR="00D41D62">
        <w:rPr>
          <w:rFonts w:asciiTheme="minorEastAsia" w:eastAsiaTheme="minorEastAsia" w:hAnsiTheme="minorEastAsia" w:cs="Times New Roman"/>
          <w:sz w:val="21"/>
          <w:szCs w:val="21"/>
        </w:rPr>
        <w:t>4</w:t>
      </w:r>
      <w:r w:rsidR="00CC0B03" w:rsidRPr="003F7FE2">
        <w:rPr>
          <w:rFonts w:asciiTheme="minorEastAsia" w:eastAsiaTheme="minorEastAsia" w:hAnsiTheme="minorEastAsia" w:cs="Times New Roman" w:hint="eastAsia"/>
          <w:sz w:val="21"/>
          <w:szCs w:val="21"/>
        </w:rPr>
        <w:t>分間で発表する．最も質の高いプログラムを作成した者と</w:t>
      </w:r>
      <w:r w:rsidR="00D41D62">
        <w:rPr>
          <w:rFonts w:asciiTheme="minorEastAsia" w:eastAsiaTheme="minorEastAsia" w:hAnsiTheme="minorEastAsia" w:cs="Times New Roman" w:hint="eastAsia"/>
          <w:sz w:val="21"/>
          <w:szCs w:val="21"/>
        </w:rPr>
        <w:t>，</w:t>
      </w:r>
      <w:r w:rsidR="00D87356" w:rsidRPr="003F7FE2">
        <w:rPr>
          <w:rFonts w:asciiTheme="minorEastAsia" w:eastAsiaTheme="minorEastAsia" w:hAnsiTheme="minorEastAsia" w:cs="Times New Roman" w:hint="eastAsia"/>
          <w:sz w:val="21"/>
          <w:szCs w:val="21"/>
        </w:rPr>
        <w:t>最も</w:t>
      </w:r>
      <w:r w:rsidR="00D87356" w:rsidRPr="00C61A5A">
        <w:rPr>
          <w:rFonts w:asciiTheme="minorEastAsia" w:eastAsiaTheme="minorEastAsia" w:hAnsiTheme="minorEastAsia"/>
          <w:sz w:val="21"/>
          <w:szCs w:val="21"/>
        </w:rPr>
        <w:t>論理的かつ分かりやすく</w:t>
      </w:r>
      <w:r w:rsidR="00D87356" w:rsidRPr="00943786">
        <w:rPr>
          <w:rFonts w:asciiTheme="minorEastAsia" w:eastAsiaTheme="minorEastAsia" w:hAnsiTheme="minorEastAsia" w:cs="Times New Roman" w:hint="eastAsia"/>
          <w:sz w:val="21"/>
          <w:szCs w:val="21"/>
        </w:rPr>
        <w:t>プレゼンを行なった</w:t>
      </w:r>
      <w:r w:rsidR="00D87356" w:rsidRPr="003F7FE2">
        <w:rPr>
          <w:rFonts w:asciiTheme="minorEastAsia" w:eastAsiaTheme="minorEastAsia" w:hAnsiTheme="minorEastAsia" w:cs="Times New Roman" w:hint="eastAsia"/>
          <w:sz w:val="21"/>
          <w:szCs w:val="21"/>
        </w:rPr>
        <w:t>者が表彰される</w:t>
      </w:r>
      <w:r w:rsidR="00D87356">
        <w:rPr>
          <w:rFonts w:asciiTheme="minorEastAsia" w:eastAsiaTheme="minorEastAsia" w:hAnsiTheme="minorEastAsia" w:cs="Times New Roman" w:hint="eastAsia"/>
          <w:sz w:val="21"/>
          <w:szCs w:val="21"/>
        </w:rPr>
        <w:t>．</w:t>
      </w:r>
    </w:p>
    <w:p w14:paraId="0547433C" w14:textId="598AF5C8" w:rsidR="00A41407" w:rsidRPr="007C3750" w:rsidRDefault="00663EF8" w:rsidP="009D5ABC">
      <w:pPr>
        <w:pStyle w:val="a9"/>
        <w:numPr>
          <w:ilvl w:val="0"/>
          <w:numId w:val="1"/>
        </w:numPr>
        <w:spacing w:beforeLines="100" w:before="360"/>
        <w:ind w:left="442" w:hanging="442"/>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オリエンテーリング</w:t>
      </w:r>
      <w:r w:rsidR="00ED3253" w:rsidRPr="007C3750">
        <w:rPr>
          <w:rFonts w:asciiTheme="minorEastAsia" w:eastAsiaTheme="minorEastAsia" w:hAnsiTheme="minorEastAsia" w:hint="eastAsia"/>
          <w:b/>
          <w:bCs/>
          <w:sz w:val="21"/>
          <w:szCs w:val="21"/>
        </w:rPr>
        <w:t>の</w:t>
      </w:r>
      <w:r w:rsidR="00FA499E" w:rsidRPr="007C3750">
        <w:rPr>
          <w:rFonts w:asciiTheme="minorEastAsia" w:eastAsiaTheme="minorEastAsia" w:hAnsiTheme="minorEastAsia" w:hint="eastAsia"/>
          <w:b/>
          <w:bCs/>
          <w:sz w:val="21"/>
          <w:szCs w:val="21"/>
        </w:rPr>
        <w:t>コントロール</w:t>
      </w:r>
      <w:r w:rsidR="00ED3253" w:rsidRPr="007C3750">
        <w:rPr>
          <w:rFonts w:asciiTheme="minorEastAsia" w:eastAsiaTheme="minorEastAsia" w:hAnsiTheme="minorEastAsia" w:hint="eastAsia"/>
          <w:b/>
          <w:bCs/>
          <w:sz w:val="21"/>
          <w:szCs w:val="21"/>
        </w:rPr>
        <w:t>選定</w:t>
      </w:r>
      <w:r w:rsidRPr="007C3750">
        <w:rPr>
          <w:rFonts w:asciiTheme="minorEastAsia" w:eastAsiaTheme="minorEastAsia" w:hAnsiTheme="minorEastAsia" w:hint="eastAsia"/>
          <w:b/>
          <w:bCs/>
          <w:sz w:val="21"/>
          <w:szCs w:val="21"/>
        </w:rPr>
        <w:t>問題</w:t>
      </w:r>
    </w:p>
    <w:p w14:paraId="35092369" w14:textId="26DFA1BF" w:rsidR="00A845AB" w:rsidRPr="003F7FE2" w:rsidRDefault="00D41D62" w:rsidP="00F82BBC">
      <w:pPr>
        <w:ind w:firstLineChars="100" w:firstLine="210"/>
        <w:jc w:val="both"/>
        <w:rPr>
          <w:rFonts w:asciiTheme="minorEastAsia" w:eastAsiaTheme="minorEastAsia" w:hAnsiTheme="minorEastAsia"/>
          <w:b/>
          <w:bCs/>
          <w:sz w:val="21"/>
          <w:szCs w:val="21"/>
        </w:rPr>
      </w:pPr>
      <w:r>
        <w:rPr>
          <w:rFonts w:asciiTheme="minorEastAsia" w:eastAsiaTheme="minorEastAsia" w:hAnsiTheme="minorEastAsia" w:hint="eastAsia"/>
          <w:sz w:val="21"/>
          <w:szCs w:val="21"/>
        </w:rPr>
        <w:t>ある大学の新入生が，</w:t>
      </w:r>
      <w:r w:rsidR="00A41407" w:rsidRPr="003F7FE2">
        <w:rPr>
          <w:rFonts w:asciiTheme="minorEastAsia" w:eastAsiaTheme="minorEastAsia" w:hAnsiTheme="minorEastAsia"/>
          <w:sz w:val="21"/>
          <w:szCs w:val="21"/>
        </w:rPr>
        <w:t>周辺地域を知ることができるよう</w:t>
      </w:r>
      <w:r>
        <w:rPr>
          <w:rFonts w:asciiTheme="minorEastAsia" w:eastAsiaTheme="minorEastAsia" w:hAnsiTheme="minorEastAsia" w:hint="eastAsia"/>
          <w:sz w:val="21"/>
          <w:szCs w:val="21"/>
        </w:rPr>
        <w:t>，</w:t>
      </w:r>
      <w:r w:rsidR="00A41407" w:rsidRPr="003F7FE2">
        <w:rPr>
          <w:rFonts w:asciiTheme="minorEastAsia" w:eastAsiaTheme="minorEastAsia" w:hAnsiTheme="minorEastAsia"/>
          <w:sz w:val="21"/>
          <w:szCs w:val="21"/>
        </w:rPr>
        <w:t>無理なく楽しんで巡れるオリエンテーリングコースを作る問題である</w:t>
      </w:r>
      <w:r>
        <w:rPr>
          <w:rFonts w:asciiTheme="minorEastAsia" w:eastAsiaTheme="minorEastAsia" w:hAnsiTheme="minorEastAsia" w:hint="eastAsia"/>
          <w:sz w:val="21"/>
          <w:szCs w:val="21"/>
        </w:rPr>
        <w:t>．</w:t>
      </w:r>
    </w:p>
    <w:p w14:paraId="1EAEF924" w14:textId="6DBB0C14" w:rsidR="00FA499E" w:rsidRPr="003F7FE2" w:rsidRDefault="00937445" w:rsidP="00F82BBC">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オリエンテーリング</w:t>
      </w:r>
      <w:r w:rsidRPr="003F7FE2">
        <w:rPr>
          <w:rFonts w:asciiTheme="minorEastAsia" w:eastAsiaTheme="minorEastAsia" w:hAnsiTheme="minorEastAsia" w:hint="eastAsia"/>
          <w:sz w:val="21"/>
          <w:szCs w:val="21"/>
        </w:rPr>
        <w:t>と</w:t>
      </w:r>
      <w:r w:rsidRPr="003F7FE2">
        <w:rPr>
          <w:rFonts w:asciiTheme="minorEastAsia" w:eastAsiaTheme="minorEastAsia" w:hAnsiTheme="minorEastAsia"/>
          <w:sz w:val="21"/>
          <w:szCs w:val="21"/>
        </w:rPr>
        <w:t>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地図とコンパスのみを用いて</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地上に設置された複数のコントロールを</w:t>
      </w:r>
      <w:r w:rsidR="00D41D62">
        <w:rPr>
          <w:rFonts w:asciiTheme="minorEastAsia" w:eastAsiaTheme="minorEastAsia" w:hAnsiTheme="minorEastAsia" w:hint="eastAsia"/>
          <w:sz w:val="21"/>
          <w:szCs w:val="21"/>
        </w:rPr>
        <w:t>，</w:t>
      </w:r>
      <w:r w:rsidRPr="003F7FE2">
        <w:rPr>
          <w:rFonts w:asciiTheme="minorEastAsia" w:eastAsiaTheme="minorEastAsia" w:hAnsiTheme="minorEastAsia"/>
          <w:sz w:val="21"/>
          <w:szCs w:val="21"/>
        </w:rPr>
        <w:t>可能な限り短時間で巡るスポーツである</w:t>
      </w:r>
      <w:r w:rsidR="00D41D62">
        <w:rPr>
          <w:rFonts w:asciiTheme="minorEastAsia" w:eastAsiaTheme="minorEastAsia" w:hAnsiTheme="minorEastAsia"/>
          <w:sz w:val="21"/>
          <w:szCs w:val="21"/>
        </w:rPr>
        <w:t>．</w:t>
      </w:r>
      <w:r w:rsidR="009E13E9">
        <w:rPr>
          <w:rFonts w:asciiTheme="minorEastAsia" w:eastAsiaTheme="minorEastAsia" w:hAnsiTheme="minorEastAsia" w:hint="eastAsia"/>
          <w:sz w:val="21"/>
          <w:szCs w:val="21"/>
        </w:rPr>
        <w:t>オリエンテーリングのマップ例を図1に示す</w:t>
      </w:r>
      <w:r w:rsidR="00D41D62">
        <w:rPr>
          <w:rFonts w:asciiTheme="minorEastAsia" w:eastAsiaTheme="minorEastAsia" w:hAnsiTheme="minorEastAsia" w:hint="eastAsia"/>
          <w:sz w:val="21"/>
          <w:szCs w:val="21"/>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693"/>
      </w:tblGrid>
      <w:tr w:rsidR="009E13E9" w14:paraId="38F7EC1D" w14:textId="77777777" w:rsidTr="00FA5BAA">
        <w:trPr>
          <w:jc w:val="center"/>
        </w:trPr>
        <w:tc>
          <w:tcPr>
            <w:tcW w:w="4395" w:type="dxa"/>
          </w:tcPr>
          <w:p w14:paraId="266F6280" w14:textId="16ED85AB" w:rsidR="009E13E9" w:rsidRDefault="00FA499E" w:rsidP="00FA5BAA">
            <w:pPr>
              <w:jc w:val="center"/>
            </w:pPr>
            <w:r>
              <w:fldChar w:fldCharType="begin"/>
            </w:r>
            <w:r>
              <w:instrText xml:space="preserve"> INCLUDEPICTURE "https://www.orienteering.or.jp/ski/foot_example.png" \* MERGEFORMATINET </w:instrText>
            </w:r>
            <w:r>
              <w:fldChar w:fldCharType="separate"/>
            </w:r>
            <w:r>
              <w:fldChar w:fldCharType="end"/>
            </w:r>
            <w:r w:rsidR="009E13E9">
              <w:rPr>
                <w:noProof/>
              </w:rPr>
              <w:drawing>
                <wp:inline distT="0" distB="0" distL="0" distR="0" wp14:anchorId="673D569B" wp14:editId="4BC03F06">
                  <wp:extent cx="2477386" cy="3140375"/>
                  <wp:effectExtent l="0" t="0" r="0" b="0"/>
                  <wp:docPr id="1020766781" name="図 1" descr="1-4.オリエンテーリング用地図 - 日本オリエンテーリング協会 スキーO委員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オリエンテーリング用地図 - 日本オリエンテーリング協会 スキーO委員会"/>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8236" cy="3141453"/>
                          </a:xfrm>
                          <a:prstGeom prst="rect">
                            <a:avLst/>
                          </a:prstGeom>
                          <a:noFill/>
                          <a:ln>
                            <a:noFill/>
                          </a:ln>
                        </pic:spPr>
                      </pic:pic>
                    </a:graphicData>
                  </a:graphic>
                </wp:inline>
              </w:drawing>
            </w:r>
          </w:p>
        </w:tc>
        <w:tc>
          <w:tcPr>
            <w:tcW w:w="2693" w:type="dxa"/>
            <w:vAlign w:val="bottom"/>
          </w:tcPr>
          <w:p w14:paraId="45B82476" w14:textId="45C2CDD1"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w:t>
            </w:r>
            <w:r w:rsidR="00FA5BAA" w:rsidRPr="00FA5BAA">
              <w:rPr>
                <w:rFonts w:asciiTheme="minorEastAsia" w:eastAsiaTheme="minorEastAsia" w:hAnsiTheme="minorEastAsia" w:hint="eastAsia"/>
                <w:sz w:val="21"/>
                <w:szCs w:val="21"/>
              </w:rPr>
              <w:t>開始地点</w:t>
            </w:r>
          </w:p>
          <w:p w14:paraId="3C4EDDE8" w14:textId="5D5EB792"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：コントロール位置</w:t>
            </w:r>
          </w:p>
          <w:p w14:paraId="3215E4A0" w14:textId="15B5446B"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数字</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：コントロール番号</w:t>
            </w:r>
          </w:p>
          <w:p w14:paraId="1A228292" w14:textId="660E7152" w:rsidR="009E13E9" w:rsidRDefault="009E13E9" w:rsidP="00FA5BAA">
            <w:pPr>
              <w:pStyle w:val="a9"/>
              <w:tabs>
                <w:tab w:val="left" w:pos="600"/>
              </w:tabs>
              <w:ind w:left="0"/>
              <w:jc w:val="both"/>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w:t>
            </w:r>
            <w:r w:rsidR="00FA5BAA" w:rsidRPr="00FA5BAA">
              <w:rPr>
                <w:rFonts w:asciiTheme="minorEastAsia" w:eastAsiaTheme="minorEastAsia" w:hAnsiTheme="minorEastAsia" w:hint="eastAsia"/>
                <w:sz w:val="21"/>
                <w:szCs w:val="21"/>
              </w:rPr>
              <w:t>終了地点</w:t>
            </w:r>
          </w:p>
        </w:tc>
      </w:tr>
    </w:tbl>
    <w:p w14:paraId="40612A9A" w14:textId="37402E67" w:rsidR="00FA499E" w:rsidRPr="003F7FE2" w:rsidRDefault="00FA499E" w:rsidP="00FA5BAA">
      <w:pPr>
        <w:spacing w:afterLines="50" w:after="180"/>
        <w:jc w:val="center"/>
        <w:rPr>
          <w:rFonts w:asciiTheme="minorEastAsia" w:eastAsiaTheme="minorEastAsia" w:hAnsiTheme="minorEastAsia"/>
          <w:sz w:val="21"/>
          <w:szCs w:val="21"/>
        </w:rPr>
      </w:pPr>
      <w:r w:rsidRPr="003F7FE2">
        <w:rPr>
          <w:rFonts w:asciiTheme="minorEastAsia" w:eastAsiaTheme="minorEastAsia" w:hAnsiTheme="minorEastAsia" w:hint="eastAsia"/>
          <w:sz w:val="21"/>
          <w:szCs w:val="21"/>
        </w:rPr>
        <w:t>図</w:t>
      </w:r>
      <w:r w:rsidRPr="003F7FE2">
        <w:rPr>
          <w:rFonts w:asciiTheme="minorEastAsia" w:eastAsiaTheme="minorEastAsia" w:hAnsiTheme="minorEastAsia"/>
          <w:sz w:val="21"/>
          <w:szCs w:val="21"/>
        </w:rPr>
        <w:t>1</w:t>
      </w:r>
      <w:r w:rsidRPr="003F7FE2">
        <w:rPr>
          <w:rFonts w:asciiTheme="minorEastAsia" w:eastAsiaTheme="minorEastAsia" w:hAnsiTheme="minorEastAsia" w:hint="eastAsia"/>
          <w:sz w:val="21"/>
          <w:szCs w:val="21"/>
        </w:rPr>
        <w:t>：オリエンテーリングのマップ例</w:t>
      </w:r>
    </w:p>
    <w:p w14:paraId="421B85C6" w14:textId="3E771264" w:rsidR="00FA499E" w:rsidRPr="003F7FE2" w:rsidRDefault="00937445" w:rsidP="00F82BBC">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日本オリエンテーリング協会の競技規則</w:t>
      </w:r>
      <w:r w:rsidR="00FA5BAA">
        <w:rPr>
          <w:rFonts w:asciiTheme="minorEastAsia" w:eastAsiaTheme="minorEastAsia" w:hAnsiTheme="minorEastAsia" w:hint="eastAsia"/>
          <w:sz w:val="21"/>
          <w:szCs w:val="21"/>
        </w:rPr>
        <w:t>[</w:t>
      </w:r>
      <w:r w:rsidR="009361A9" w:rsidRPr="003F7FE2">
        <w:rPr>
          <w:rFonts w:asciiTheme="minorEastAsia" w:eastAsiaTheme="minorEastAsia" w:hAnsiTheme="minorEastAsia"/>
          <w:sz w:val="21"/>
          <w:szCs w:val="21"/>
        </w:rPr>
        <w:t>1</w:t>
      </w:r>
      <w:r w:rsidR="00FA5BAA">
        <w:rPr>
          <w:rFonts w:asciiTheme="minorEastAsia" w:eastAsiaTheme="minorEastAsia" w:hAnsiTheme="minorEastAsia" w:hint="eastAsia"/>
          <w:sz w:val="21"/>
          <w:szCs w:val="21"/>
        </w:rPr>
        <w:t>]</w:t>
      </w:r>
      <w:r w:rsidRPr="003F7FE2">
        <w:rPr>
          <w:rFonts w:asciiTheme="minorEastAsia" w:eastAsiaTheme="minorEastAsia" w:hAnsiTheme="minorEastAsia"/>
          <w:sz w:val="21"/>
          <w:szCs w:val="21"/>
        </w:rPr>
        <w:t>では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コントロールの誤認を防ぐため</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コントロール同士は30m以内（縮尺1:5,000または1:4,000の地図では15m以内）に近接して設置すべきでないとされており</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さらに似た特徴物に設置されたコントロールは60m以内（縮尺次第で30m以内）に近接すべきでないと定められている</w:t>
      </w:r>
      <w:r w:rsidR="00D41D62">
        <w:rPr>
          <w:rFonts w:asciiTheme="minorEastAsia" w:eastAsiaTheme="minorEastAsia" w:hAnsiTheme="minorEastAsia"/>
          <w:sz w:val="21"/>
          <w:szCs w:val="21"/>
        </w:rPr>
        <w:t>．</w:t>
      </w:r>
      <w:r w:rsidR="00D37D66">
        <w:rPr>
          <w:rFonts w:asciiTheme="minorEastAsia" w:eastAsiaTheme="minorEastAsia" w:hAnsiTheme="minorEastAsia" w:hint="eastAsia"/>
          <w:sz w:val="21"/>
          <w:szCs w:val="21"/>
        </w:rPr>
        <w:t>また</w:t>
      </w:r>
      <w:r w:rsidR="00D41D62">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一般的なスタンプラリー型イベントでは</w:t>
      </w:r>
      <w:r w:rsidR="00D41D62">
        <w:rPr>
          <w:rFonts w:asciiTheme="minorEastAsia" w:eastAsiaTheme="minorEastAsia" w:hAnsiTheme="minorEastAsia"/>
          <w:sz w:val="21"/>
          <w:szCs w:val="21"/>
        </w:rPr>
        <w:t>，</w:t>
      </w:r>
      <w:r w:rsidR="00D37D66" w:rsidRPr="003F7FE2">
        <w:rPr>
          <w:rFonts w:asciiTheme="minorEastAsia" w:eastAsiaTheme="minorEastAsia" w:hAnsiTheme="minorEastAsia"/>
          <w:sz w:val="21"/>
          <w:szCs w:val="21"/>
        </w:rPr>
        <w:t>所要時間</w:t>
      </w:r>
      <w:r w:rsidR="00D37D66" w:rsidRPr="003F7FE2">
        <w:rPr>
          <w:rFonts w:asciiTheme="minorEastAsia" w:eastAsiaTheme="minorEastAsia" w:hAnsiTheme="minorEastAsia" w:hint="eastAsia"/>
          <w:sz w:val="21"/>
          <w:szCs w:val="21"/>
        </w:rPr>
        <w:t>が</w:t>
      </w:r>
      <w:r w:rsidR="00D37D66" w:rsidRPr="003F7FE2">
        <w:rPr>
          <w:rFonts w:asciiTheme="minorEastAsia" w:eastAsiaTheme="minorEastAsia" w:hAnsiTheme="minorEastAsia"/>
          <w:sz w:val="21"/>
          <w:szCs w:val="21"/>
        </w:rPr>
        <w:t>1時間から半日程度</w:t>
      </w:r>
      <w:r w:rsidR="00D37D66" w:rsidRPr="003F7FE2">
        <w:rPr>
          <w:rFonts w:asciiTheme="minorEastAsia" w:eastAsiaTheme="minorEastAsia" w:hAnsiTheme="minorEastAsia" w:hint="eastAsia"/>
          <w:sz w:val="21"/>
          <w:szCs w:val="21"/>
        </w:rPr>
        <w:t>であれば</w:t>
      </w:r>
      <w:r w:rsidR="00D41D62">
        <w:rPr>
          <w:rFonts w:asciiTheme="minorEastAsia" w:eastAsiaTheme="minorEastAsia" w:hAnsiTheme="minorEastAsia"/>
          <w:sz w:val="21"/>
          <w:szCs w:val="21"/>
        </w:rPr>
        <w:t>，</w:t>
      </w:r>
      <w:r w:rsidR="00D37D66" w:rsidRPr="003F7FE2">
        <w:rPr>
          <w:rFonts w:asciiTheme="minorEastAsia" w:eastAsiaTheme="minorEastAsia" w:hAnsiTheme="minorEastAsia" w:hint="eastAsia"/>
          <w:sz w:val="21"/>
          <w:szCs w:val="21"/>
        </w:rPr>
        <w:t>コントロール数</w:t>
      </w:r>
      <w:r w:rsidR="00D37D66" w:rsidRPr="003F7FE2">
        <w:rPr>
          <w:rFonts w:asciiTheme="minorEastAsia" w:eastAsiaTheme="minorEastAsia" w:hAnsiTheme="minorEastAsia"/>
          <w:sz w:val="21"/>
          <w:szCs w:val="21"/>
        </w:rPr>
        <w:t>は3</w:t>
      </w:r>
      <w:r w:rsidR="00D37D66">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8個程度に設定されることが多い</w:t>
      </w:r>
      <w:r w:rsidR="00D37D66">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2</w:t>
      </w:r>
      <w:r w:rsidR="00D37D66">
        <w:rPr>
          <w:rFonts w:asciiTheme="minorEastAsia" w:eastAsiaTheme="minorEastAsia" w:hAnsiTheme="minorEastAsia" w:hint="eastAsia"/>
          <w:sz w:val="21"/>
          <w:szCs w:val="21"/>
        </w:rPr>
        <w:t>]</w:t>
      </w:r>
      <w:r w:rsidR="00D41D62">
        <w:rPr>
          <w:rFonts w:asciiTheme="minorEastAsia" w:eastAsiaTheme="minorEastAsia" w:hAnsiTheme="minorEastAsia" w:hint="eastAsia"/>
          <w:sz w:val="21"/>
          <w:szCs w:val="21"/>
        </w:rPr>
        <w:t>．</w:t>
      </w:r>
    </w:p>
    <w:p w14:paraId="2407786E" w14:textId="17C60EDB" w:rsidR="000F3F3C" w:rsidRPr="003F7FE2" w:rsidRDefault="00937445" w:rsidP="00D41D62">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本</w:t>
      </w:r>
      <w:r w:rsidR="00D37D66">
        <w:rPr>
          <w:rFonts w:asciiTheme="minorEastAsia" w:eastAsiaTheme="minorEastAsia" w:hAnsiTheme="minorEastAsia" w:hint="eastAsia"/>
          <w:sz w:val="21"/>
          <w:szCs w:val="21"/>
        </w:rPr>
        <w:t>課題で</w:t>
      </w:r>
      <w:r w:rsidRPr="003F7FE2">
        <w:rPr>
          <w:rFonts w:asciiTheme="minorEastAsia" w:eastAsiaTheme="minorEastAsia" w:hAnsiTheme="minorEastAsia"/>
          <w:sz w:val="21"/>
          <w:szCs w:val="21"/>
        </w:rPr>
        <w:t>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競技としての正確なナビゲーションよりも</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大学周辺の街並みを</w:t>
      </w:r>
      <w:r w:rsidR="00D37D66" w:rsidRPr="00E7291E">
        <w:rPr>
          <w:rFonts w:asciiTheme="minorEastAsia" w:eastAsiaTheme="minorEastAsia" w:hAnsiTheme="minorEastAsia"/>
          <w:sz w:val="21"/>
          <w:szCs w:val="21"/>
        </w:rPr>
        <w:t>無理のない範囲で楽しむ</w:t>
      </w:r>
      <w:r w:rsidRPr="003F7FE2">
        <w:rPr>
          <w:rFonts w:asciiTheme="minorEastAsia" w:eastAsiaTheme="minorEastAsia" w:hAnsiTheme="minorEastAsia"/>
          <w:sz w:val="21"/>
          <w:szCs w:val="21"/>
        </w:rPr>
        <w:t>ための</w:t>
      </w:r>
      <w:r w:rsidR="00D37D66">
        <w:rPr>
          <w:rFonts w:asciiTheme="minorEastAsia" w:eastAsiaTheme="minorEastAsia" w:hAnsiTheme="minorEastAsia" w:hint="eastAsia"/>
          <w:sz w:val="21"/>
          <w:szCs w:val="21"/>
        </w:rPr>
        <w:t>オリエンテーリングコースの提供を目指す</w:t>
      </w:r>
      <w:r w:rsidR="00D41D62">
        <w:rPr>
          <w:rFonts w:asciiTheme="minorEastAsia" w:eastAsiaTheme="minorEastAsia" w:hAnsiTheme="minorEastAsia"/>
          <w:sz w:val="21"/>
          <w:szCs w:val="21"/>
        </w:rPr>
        <w:t>．</w:t>
      </w:r>
      <w:r w:rsidR="00D37D66">
        <w:rPr>
          <w:rFonts w:asciiTheme="minorEastAsia" w:eastAsiaTheme="minorEastAsia" w:hAnsiTheme="minorEastAsia" w:hint="eastAsia"/>
          <w:sz w:val="21"/>
          <w:szCs w:val="21"/>
        </w:rPr>
        <w:t>したがって</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コントロール間の最低距離</w:t>
      </w:r>
      <m:oMath>
        <m:sSub>
          <m:sSubPr>
            <m:ctrlPr>
              <w:ins w:id="0" w:author="Noriko OTANI" w:date="2026-07-17T20:17:00Z" w16du:dateUtc="2026-07-17T11:17:00Z">
                <w:rPr>
                  <w:rFonts w:ascii="Cambria Math" w:eastAsiaTheme="minorEastAsia" w:hAnsi="Cambria Math"/>
                  <w:color w:val="000000" w:themeColor="text1"/>
                  <w:sz w:val="21"/>
                  <w:szCs w:val="21"/>
                </w:rPr>
              </w:ins>
            </m:ctrlPr>
          </m:sSubPr>
          <m:e>
            <m:r>
              <w:ins w:id="1" w:author="Noriko OTANI" w:date="2026-07-17T20:17:00Z" w16du:dateUtc="2026-07-17T11:17:00Z">
                <w:rPr>
                  <w:rFonts w:ascii="Cambria Math" w:eastAsiaTheme="minorEastAsia" w:hAnsi="Cambria Math"/>
                  <w:color w:val="000000" w:themeColor="text1"/>
                  <w:sz w:val="21"/>
                  <w:szCs w:val="21"/>
                  <w:rPrChange w:id="2" w:author="g2583021" w:date="2026-07-17T23:52:00Z" w16du:dateUtc="2026-07-17T14:52:00Z">
                    <w:rPr>
                      <w:rFonts w:ascii="Cambria Math" w:eastAsiaTheme="minorEastAsia" w:hAnsi="Cambria Math"/>
                      <w:sz w:val="21"/>
                      <w:szCs w:val="21"/>
                    </w:rPr>
                  </w:rPrChange>
                </w:rPr>
                <m:t>D</m:t>
              </w:ins>
            </m:r>
          </m:e>
          <m:sub>
            <m:r>
              <w:ins w:id="3" w:author="Noriko OTANI" w:date="2026-07-17T20:17:00Z" w16du:dateUtc="2026-07-17T11:17:00Z">
                <w:rPr>
                  <w:rFonts w:ascii="Cambria Math" w:eastAsiaTheme="minorEastAsia" w:hAnsi="Cambria Math"/>
                  <w:color w:val="000000" w:themeColor="text1"/>
                  <w:sz w:val="21"/>
                  <w:szCs w:val="21"/>
                  <w:rPrChange w:id="4" w:author="g2583021" w:date="2026-07-17T23:52:00Z" w16du:dateUtc="2026-07-17T14:52:00Z">
                    <w:rPr>
                      <w:rFonts w:ascii="Cambria Math" w:eastAsiaTheme="minorEastAsia" w:hAnsi="Cambria Math"/>
                      <w:sz w:val="21"/>
                      <w:szCs w:val="21"/>
                    </w:rPr>
                  </w:rPrChange>
                </w:rPr>
                <m:t>min</m:t>
              </w:ins>
            </m:r>
          </m:sub>
        </m:sSub>
      </m:oMath>
      <w:r w:rsidR="00DE0E48" w:rsidRPr="00F66BBE">
        <w:rPr>
          <w:rFonts w:asciiTheme="minorEastAsia" w:eastAsiaTheme="minorEastAsia" w:hAnsiTheme="minorEastAsia" w:hint="eastAsia"/>
          <w:color w:val="000000" w:themeColor="text1"/>
          <w:sz w:val="21"/>
          <w:szCs w:val="21"/>
          <w:rPrChange w:id="5" w:author="g2583021" w:date="2026-07-17T23:52:00Z" w16du:dateUtc="2026-07-17T14:52:00Z">
            <w:rPr>
              <w:rFonts w:asciiTheme="minorEastAsia" w:eastAsiaTheme="minorEastAsia" w:hAnsiTheme="minorEastAsia" w:hint="eastAsia"/>
              <w:sz w:val="21"/>
              <w:szCs w:val="21"/>
            </w:rPr>
          </w:rPrChange>
        </w:rPr>
        <w:t>や</w:t>
      </w:r>
      <w:r w:rsidR="00DE0E48">
        <w:rPr>
          <w:rFonts w:asciiTheme="minorEastAsia" w:eastAsiaTheme="minorEastAsia" w:hAnsiTheme="minorEastAsia" w:hint="eastAsia"/>
          <w:sz w:val="21"/>
          <w:szCs w:val="21"/>
        </w:rPr>
        <w:t>目標</w:t>
      </w:r>
      <w:r w:rsidRPr="003F7FE2">
        <w:rPr>
          <w:rFonts w:asciiTheme="minorEastAsia" w:eastAsiaTheme="minorEastAsia" w:hAnsiTheme="minorEastAsia"/>
          <w:sz w:val="21"/>
          <w:szCs w:val="21"/>
        </w:rPr>
        <w:t>コントロール数</w:t>
      </w:r>
      <m:oMath>
        <m:sSub>
          <m:sSubPr>
            <m:ctrlPr>
              <w:rPr>
                <w:rFonts w:ascii="Cambria Math" w:eastAsiaTheme="minorEastAsia" w:hAnsi="Cambria Math" w:cs="Arial"/>
                <w:sz w:val="21"/>
                <w:szCs w:val="21"/>
              </w:rPr>
            </m:ctrlPr>
          </m:sSubPr>
          <m:e>
            <m:r>
              <w:rPr>
                <w:rFonts w:ascii="Cambria Math" w:eastAsiaTheme="minorEastAsia" w:hAnsi="Cambria Math" w:cs="Arial"/>
                <w:sz w:val="21"/>
                <w:szCs w:val="21"/>
              </w:rPr>
              <m:t>Q</m:t>
            </m:r>
          </m:e>
          <m:sub>
            <m:r>
              <w:rPr>
                <w:rFonts w:ascii="Cambria Math" w:eastAsiaTheme="minorEastAsia" w:hAnsi="Cambria Math" w:cs="Arial"/>
                <w:sz w:val="21"/>
                <w:szCs w:val="21"/>
              </w:rPr>
              <m:t>target</m:t>
            </m:r>
          </m:sub>
        </m:sSub>
      </m:oMath>
      <w:r w:rsidR="00D41D62">
        <w:rPr>
          <w:rFonts w:asciiTheme="minorEastAsia" w:eastAsiaTheme="minorEastAsia" w:hAnsiTheme="minorEastAsia" w:hint="eastAsia"/>
          <w:sz w:val="21"/>
          <w:szCs w:val="21"/>
        </w:rPr>
        <w:t>，</w:t>
      </w:r>
      <w:r w:rsidR="00DE0E48">
        <w:rPr>
          <w:rFonts w:asciiTheme="minorEastAsia" w:eastAsiaTheme="minorEastAsia" w:hAnsiTheme="minorEastAsia" w:hint="eastAsia"/>
          <w:sz w:val="21"/>
          <w:szCs w:val="21"/>
        </w:rPr>
        <w:t>目標</w:t>
      </w:r>
      <w:r w:rsidRPr="003F7FE2">
        <w:rPr>
          <w:rFonts w:asciiTheme="minorEastAsia" w:eastAsiaTheme="minorEastAsia" w:hAnsiTheme="minorEastAsia"/>
          <w:sz w:val="21"/>
          <w:szCs w:val="21"/>
        </w:rPr>
        <w:t>所要時間</w:t>
      </w:r>
      <m:oMath>
        <m:sSub>
          <m:sSubPr>
            <m:ctrlPr>
              <w:rPr>
                <w:rFonts w:ascii="Cambria Math" w:eastAsiaTheme="minorEastAsia" w:hAnsi="Cambria Math" w:cs="Arial"/>
                <w:color w:val="000000" w:themeColor="text1"/>
                <w:sz w:val="21"/>
                <w:szCs w:val="21"/>
              </w:rPr>
            </m:ctrlPr>
          </m:sSubPr>
          <m:e>
            <m:r>
              <w:rPr>
                <w:rFonts w:ascii="Cambria Math" w:eastAsiaTheme="minorEastAsia" w:hAnsi="Cambria Math" w:cs="Arial"/>
                <w:color w:val="000000" w:themeColor="text1"/>
                <w:sz w:val="21"/>
                <w:szCs w:val="21"/>
              </w:rPr>
              <m:t>T</m:t>
            </m:r>
          </m:e>
          <m:sub>
            <m:r>
              <w:rPr>
                <w:rFonts w:ascii="Cambria Math" w:eastAsiaTheme="minorEastAsia" w:hAnsi="Cambria Math" w:cs="Arial"/>
                <w:color w:val="000000" w:themeColor="text1"/>
                <w:sz w:val="21"/>
                <w:szCs w:val="21"/>
              </w:rPr>
              <m:t>target</m:t>
            </m:r>
          </m:sub>
        </m:sSub>
      </m:oMath>
      <w:r w:rsidR="00DE0E48">
        <w:rPr>
          <w:rFonts w:asciiTheme="minorEastAsia" w:eastAsiaTheme="minorEastAsia" w:hAnsiTheme="minorEastAsia" w:hint="eastAsia"/>
          <w:sz w:val="21"/>
          <w:szCs w:val="21"/>
        </w:rPr>
        <w:t>などを</w:t>
      </w:r>
      <w:r w:rsidRPr="003F7FE2">
        <w:rPr>
          <w:rFonts w:asciiTheme="minorEastAsia" w:eastAsiaTheme="minorEastAsia" w:hAnsiTheme="minorEastAsia"/>
          <w:sz w:val="21"/>
          <w:szCs w:val="21"/>
        </w:rPr>
        <w:t>参加者が無理なく楽しめる範囲に収める必要がある</w:t>
      </w:r>
      <w:r w:rsidR="00D41D62">
        <w:rPr>
          <w:rFonts w:asciiTheme="minorEastAsia" w:eastAsiaTheme="minorEastAsia" w:hAnsiTheme="minorEastAsia" w:hint="eastAsia"/>
          <w:sz w:val="21"/>
          <w:szCs w:val="21"/>
        </w:rPr>
        <w:t>．</w:t>
      </w:r>
      <w:r w:rsidR="00E7291E" w:rsidRPr="00E7291E">
        <w:rPr>
          <w:rFonts w:asciiTheme="minorEastAsia" w:eastAsiaTheme="minorEastAsia" w:hAnsiTheme="minorEastAsia"/>
          <w:sz w:val="21"/>
          <w:szCs w:val="21"/>
        </w:rPr>
        <w:t>本</w:t>
      </w:r>
      <w:r w:rsidR="00DE0E48">
        <w:rPr>
          <w:rFonts w:asciiTheme="minorEastAsia" w:eastAsiaTheme="minorEastAsia" w:hAnsiTheme="minorEastAsia" w:hint="eastAsia"/>
          <w:sz w:val="21"/>
          <w:szCs w:val="21"/>
        </w:rPr>
        <w:t>課題</w:t>
      </w:r>
      <w:r w:rsidR="00E7291E" w:rsidRPr="00E7291E">
        <w:rPr>
          <w:rFonts w:asciiTheme="minorEastAsia" w:eastAsiaTheme="minorEastAsia" w:hAnsiTheme="minorEastAsia"/>
          <w:sz w:val="21"/>
          <w:szCs w:val="21"/>
        </w:rPr>
        <w:t>で用いる定数を表１に</w:t>
      </w:r>
      <w:r w:rsidR="00DE0E48">
        <w:rPr>
          <w:rFonts w:asciiTheme="minorEastAsia" w:eastAsiaTheme="minorEastAsia" w:hAnsiTheme="minorEastAsia" w:hint="eastAsia"/>
          <w:sz w:val="21"/>
          <w:szCs w:val="21"/>
        </w:rPr>
        <w:t>示す</w:t>
      </w:r>
      <w:r w:rsidR="00D41D62">
        <w:rPr>
          <w:rFonts w:asciiTheme="minorEastAsia" w:eastAsiaTheme="minorEastAsia" w:hAnsiTheme="minorEastAsia"/>
          <w:sz w:val="21"/>
          <w:szCs w:val="21"/>
        </w:rPr>
        <w:t>．</w:t>
      </w:r>
      <w:r w:rsidR="00DE0E48">
        <w:rPr>
          <w:rFonts w:asciiTheme="minorEastAsia" w:eastAsiaTheme="minorEastAsia" w:hAnsiTheme="minorEastAsia" w:hint="eastAsia"/>
          <w:sz w:val="21"/>
          <w:szCs w:val="21"/>
        </w:rPr>
        <w:t>平地の歩行速度と登り坂の速度換算値は所要時間の見積もりに使用する</w:t>
      </w:r>
      <w:r w:rsidR="00D41D62">
        <w:rPr>
          <w:rFonts w:asciiTheme="minorEastAsia" w:eastAsiaTheme="minorEastAsia" w:hAnsiTheme="minorEastAsia" w:hint="eastAsia"/>
          <w:sz w:val="21"/>
          <w:szCs w:val="21"/>
        </w:rPr>
        <w:t>．</w:t>
      </w:r>
    </w:p>
    <w:p w14:paraId="09CD9A9F" w14:textId="15365F38" w:rsidR="00AA222F" w:rsidRPr="00F73DEE" w:rsidRDefault="000F3F3C" w:rsidP="00AA222F">
      <w:pPr>
        <w:spacing w:beforeLines="50" w:before="180"/>
        <w:jc w:val="center"/>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lastRenderedPageBreak/>
        <w:t>表</w:t>
      </w:r>
      <w:r w:rsidRPr="00F73DEE">
        <w:rPr>
          <w:rFonts w:asciiTheme="minorEastAsia" w:eastAsiaTheme="minorEastAsia" w:hAnsiTheme="minorEastAsia"/>
          <w:sz w:val="21"/>
          <w:szCs w:val="21"/>
        </w:rPr>
        <w:t>1</w:t>
      </w:r>
      <w:r w:rsidR="00F82BBC" w:rsidRPr="00F73DEE">
        <w:rPr>
          <w:rFonts w:asciiTheme="minorEastAsia" w:eastAsiaTheme="minorEastAsia" w:hAnsiTheme="minorEastAsia" w:hint="eastAsia"/>
          <w:sz w:val="21"/>
          <w:szCs w:val="21"/>
        </w:rPr>
        <w:t>：</w:t>
      </w:r>
      <w:r w:rsidR="00DE0E48" w:rsidRPr="00F73DEE">
        <w:rPr>
          <w:rFonts w:asciiTheme="minorEastAsia" w:eastAsiaTheme="minorEastAsia" w:hAnsiTheme="minorEastAsia" w:hint="eastAsia"/>
          <w:sz w:val="21"/>
          <w:szCs w:val="21"/>
        </w:rPr>
        <w:t>使用定数</w:t>
      </w:r>
      <w:r w:rsidR="00AA222F" w:rsidRPr="00F73DEE">
        <w:rPr>
          <w:rFonts w:asciiTheme="minorEastAsia" w:eastAsiaTheme="minorEastAsia" w:hAnsiTheme="minorEastAsia" w:hint="eastAsia"/>
          <w:sz w:val="21"/>
          <w:szCs w:val="21"/>
        </w:rPr>
        <w:t>一覧</w:t>
      </w:r>
    </w:p>
    <w:tbl>
      <w:tblPr>
        <w:tblStyle w:val="25"/>
        <w:tblW w:w="6664" w:type="dxa"/>
        <w:jc w:val="center"/>
        <w:tblLook w:val="0620" w:firstRow="1" w:lastRow="0" w:firstColumn="0" w:lastColumn="0" w:noHBand="1" w:noVBand="1"/>
      </w:tblPr>
      <w:tblGrid>
        <w:gridCol w:w="3120"/>
        <w:gridCol w:w="2127"/>
        <w:gridCol w:w="1417"/>
      </w:tblGrid>
      <w:tr w:rsidR="00AA222F" w:rsidRPr="00F73DEE" w14:paraId="33DDCF46" w14:textId="77777777" w:rsidTr="00AA222F">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124014C1" w14:textId="616F727C" w:rsidR="00AA222F" w:rsidRPr="00F73DEE" w:rsidRDefault="00AA222F" w:rsidP="00AA222F">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5632DBE8" w14:textId="35FA3A7C" w:rsidR="00AA222F" w:rsidRPr="00F73DEE" w:rsidRDefault="00AA222F" w:rsidP="00AA222F">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定数</w:t>
            </w:r>
            <w:r w:rsidR="00AC63DA">
              <w:rPr>
                <w:rFonts w:asciiTheme="minorEastAsia" w:eastAsiaTheme="minorEastAsia" w:hAnsiTheme="minorEastAsia" w:hint="eastAsia"/>
                <w:b w:val="0"/>
                <w:bCs w:val="0"/>
                <w:sz w:val="21"/>
                <w:szCs w:val="21"/>
              </w:rPr>
              <w:t>名</w:t>
            </w:r>
          </w:p>
        </w:tc>
        <w:tc>
          <w:tcPr>
            <w:tcW w:w="1417" w:type="dxa"/>
            <w:hideMark/>
          </w:tcPr>
          <w:p w14:paraId="782B2639" w14:textId="77777777" w:rsidR="00AA222F" w:rsidRPr="00F73DEE" w:rsidRDefault="00AA222F" w:rsidP="00AA222F">
            <w:pPr>
              <w:jc w:val="center"/>
              <w:rPr>
                <w:rFonts w:asciiTheme="minorEastAsia" w:eastAsiaTheme="minorEastAsia" w:hAnsiTheme="minorEastAsia"/>
                <w:b w:val="0"/>
                <w:bCs w:val="0"/>
                <w:sz w:val="21"/>
                <w:szCs w:val="21"/>
              </w:rPr>
            </w:pPr>
            <w:r w:rsidRPr="00F73DEE">
              <w:rPr>
                <w:rFonts w:asciiTheme="minorEastAsia" w:eastAsiaTheme="minorEastAsia" w:hAnsiTheme="minorEastAsia"/>
                <w:b w:val="0"/>
                <w:bCs w:val="0"/>
                <w:sz w:val="21"/>
                <w:szCs w:val="21"/>
              </w:rPr>
              <w:t>数値</w:t>
            </w:r>
          </w:p>
        </w:tc>
      </w:tr>
      <w:tr w:rsidR="00AA222F" w:rsidRPr="00F73DEE" w14:paraId="66599210" w14:textId="77777777" w:rsidTr="00AA222F">
        <w:trPr>
          <w:jc w:val="center"/>
        </w:trPr>
        <w:tc>
          <w:tcPr>
            <w:tcW w:w="3120" w:type="dxa"/>
          </w:tcPr>
          <w:p w14:paraId="38D86808" w14:textId="0B87E7A6" w:rsidR="00AA222F" w:rsidRPr="00F73DEE" w:rsidRDefault="00AA222F" w:rsidP="00AA222F">
            <w:pPr>
              <w:rPr>
                <w:sz w:val="21"/>
                <w:szCs w:val="21"/>
              </w:rPr>
            </w:pPr>
            <w:r w:rsidRPr="00F73DEE">
              <w:rPr>
                <w:rFonts w:asciiTheme="minorEastAsia" w:eastAsiaTheme="minorEastAsia" w:hAnsiTheme="minorEastAsia"/>
                <w:sz w:val="21"/>
                <w:szCs w:val="21"/>
              </w:rPr>
              <w:t>コントロール間の最低距離</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1</w:t>
            </w:r>
            <w:r w:rsidRPr="00F73DEE">
              <w:rPr>
                <w:rFonts w:asciiTheme="minorEastAsia" w:eastAsiaTheme="minorEastAsia" w:hAnsiTheme="minorEastAsia" w:hint="eastAsia"/>
                <w:sz w:val="21"/>
                <w:szCs w:val="21"/>
              </w:rPr>
              <w:t>]</w:t>
            </w:r>
          </w:p>
        </w:tc>
        <w:tc>
          <w:tcPr>
            <w:tcW w:w="2127" w:type="dxa"/>
            <w:hideMark/>
          </w:tcPr>
          <w:p w14:paraId="5F65828D" w14:textId="3F68F6FF"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D</m:t>
                    </m:r>
                  </m:e>
                  <m:sub>
                    <m:r>
                      <w:rPr>
                        <w:rFonts w:ascii="Cambria Math" w:eastAsiaTheme="minorEastAsia" w:hAnsi="Cambria Math"/>
                        <w:sz w:val="21"/>
                        <w:szCs w:val="21"/>
                      </w:rPr>
                      <m:t>min</m:t>
                    </m:r>
                  </m:sub>
                </m:sSub>
              </m:oMath>
            </m:oMathPara>
          </w:p>
        </w:tc>
        <w:tc>
          <w:tcPr>
            <w:tcW w:w="1417" w:type="dxa"/>
            <w:hideMark/>
          </w:tcPr>
          <w:p w14:paraId="544E380F"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150m</w:t>
            </w:r>
          </w:p>
        </w:tc>
      </w:tr>
      <w:tr w:rsidR="00AA222F" w:rsidRPr="00F73DEE" w14:paraId="7F213CFC" w14:textId="77777777" w:rsidTr="00AA222F">
        <w:trPr>
          <w:jc w:val="center"/>
        </w:trPr>
        <w:tc>
          <w:tcPr>
            <w:tcW w:w="3120" w:type="dxa"/>
          </w:tcPr>
          <w:p w14:paraId="04B1CA12" w14:textId="77CE94A8" w:rsidR="00AA222F" w:rsidRPr="00F73DEE" w:rsidRDefault="00AA222F" w:rsidP="00AA222F">
            <w:pPr>
              <w:rPr>
                <w:rFonts w:ascii="游明朝" w:eastAsia="游明朝" w:hAnsi="游明朝"/>
                <w:sz w:val="21"/>
                <w:szCs w:val="21"/>
              </w:rPr>
            </w:pPr>
            <w:r w:rsidRPr="00F73DEE">
              <w:rPr>
                <w:rFonts w:asciiTheme="minorEastAsia" w:eastAsiaTheme="minorEastAsia" w:hAnsiTheme="minorEastAsia"/>
                <w:sz w:val="21"/>
                <w:szCs w:val="21"/>
              </w:rPr>
              <w:t>目標コントロール数</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2</w:t>
            </w:r>
            <w:r w:rsidRPr="00F73DEE">
              <w:rPr>
                <w:rFonts w:asciiTheme="minorEastAsia" w:eastAsiaTheme="minorEastAsia" w:hAnsiTheme="minorEastAsia" w:hint="eastAsia"/>
                <w:sz w:val="21"/>
                <w:szCs w:val="21"/>
              </w:rPr>
              <w:t>]</w:t>
            </w:r>
          </w:p>
        </w:tc>
        <w:tc>
          <w:tcPr>
            <w:tcW w:w="2127" w:type="dxa"/>
            <w:hideMark/>
          </w:tcPr>
          <w:p w14:paraId="15454D07" w14:textId="611BDB1D"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Q</m:t>
                    </m:r>
                  </m:e>
                  <m:sub>
                    <m:r>
                      <w:rPr>
                        <w:rFonts w:ascii="Cambria Math" w:eastAsiaTheme="minorEastAsia" w:hAnsi="Cambria Math"/>
                        <w:sz w:val="21"/>
                        <w:szCs w:val="21"/>
                      </w:rPr>
                      <m:t>target</m:t>
                    </m:r>
                  </m:sub>
                </m:sSub>
              </m:oMath>
            </m:oMathPara>
          </w:p>
        </w:tc>
        <w:tc>
          <w:tcPr>
            <w:tcW w:w="1417" w:type="dxa"/>
            <w:hideMark/>
          </w:tcPr>
          <w:p w14:paraId="1EA8B786"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8</w:t>
            </w:r>
            <w:r w:rsidRPr="00F73DEE">
              <w:rPr>
                <w:rFonts w:asciiTheme="minorEastAsia" w:eastAsiaTheme="minorEastAsia" w:hAnsiTheme="minorEastAsia" w:hint="eastAsia"/>
                <w:sz w:val="21"/>
                <w:szCs w:val="21"/>
              </w:rPr>
              <w:t>個</w:t>
            </w:r>
          </w:p>
        </w:tc>
      </w:tr>
      <w:tr w:rsidR="00AA222F" w:rsidRPr="00F73DEE" w14:paraId="3E9B26A5" w14:textId="77777777" w:rsidTr="00AA222F">
        <w:trPr>
          <w:jc w:val="center"/>
        </w:trPr>
        <w:tc>
          <w:tcPr>
            <w:tcW w:w="3120" w:type="dxa"/>
          </w:tcPr>
          <w:p w14:paraId="5FB13C90" w14:textId="4B29EA91"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目標所要時間</w:t>
            </w:r>
          </w:p>
        </w:tc>
        <w:tc>
          <w:tcPr>
            <w:tcW w:w="2127" w:type="dxa"/>
            <w:hideMark/>
          </w:tcPr>
          <w:p w14:paraId="392D7CA5" w14:textId="33A1C28C"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target</m:t>
                    </m:r>
                  </m:sub>
                </m:sSub>
              </m:oMath>
            </m:oMathPara>
          </w:p>
        </w:tc>
        <w:tc>
          <w:tcPr>
            <w:tcW w:w="1417" w:type="dxa"/>
            <w:hideMark/>
          </w:tcPr>
          <w:p w14:paraId="21138B67"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60分</w:t>
            </w:r>
          </w:p>
        </w:tc>
      </w:tr>
      <w:tr w:rsidR="00AA222F" w:rsidRPr="00F73DEE" w14:paraId="756BF8C3" w14:textId="77777777" w:rsidTr="00AA222F">
        <w:trPr>
          <w:jc w:val="center"/>
        </w:trPr>
        <w:tc>
          <w:tcPr>
            <w:tcW w:w="3120" w:type="dxa"/>
          </w:tcPr>
          <w:p w14:paraId="572264E0" w14:textId="221887FB"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平地の歩行速度</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3</w:t>
            </w:r>
            <w:r w:rsidRPr="00F73DEE">
              <w:rPr>
                <w:rFonts w:asciiTheme="minorEastAsia" w:eastAsiaTheme="minorEastAsia" w:hAnsiTheme="minorEastAsia" w:hint="eastAsia"/>
                <w:sz w:val="21"/>
                <w:szCs w:val="21"/>
              </w:rPr>
              <w:t>]</w:t>
            </w:r>
          </w:p>
        </w:tc>
        <w:tc>
          <w:tcPr>
            <w:tcW w:w="2127" w:type="dxa"/>
            <w:hideMark/>
          </w:tcPr>
          <w:p w14:paraId="6126635A" w14:textId="2D6D59FF"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WALK</m:t>
                </m:r>
                <m:r>
                  <m:rPr>
                    <m:sty m:val="p"/>
                  </m:rPr>
                  <w:rPr>
                    <w:rFonts w:ascii="Cambria Math" w:eastAsiaTheme="minorEastAsia" w:hAnsi="Cambria Math"/>
                    <w:sz w:val="21"/>
                    <w:szCs w:val="21"/>
                  </w:rPr>
                  <m:t>_</m:t>
                </m:r>
                <m:r>
                  <w:rPr>
                    <w:rFonts w:ascii="Cambria Math" w:eastAsiaTheme="minorEastAsia" w:hAnsi="Cambria Math"/>
                    <w:sz w:val="21"/>
                    <w:szCs w:val="21"/>
                  </w:rPr>
                  <m:t>SPEED</m:t>
                </m:r>
              </m:oMath>
            </m:oMathPara>
          </w:p>
        </w:tc>
        <w:tc>
          <w:tcPr>
            <w:tcW w:w="1417" w:type="dxa"/>
            <w:hideMark/>
          </w:tcPr>
          <w:p w14:paraId="18BE649D"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4020m/h</w:t>
            </w:r>
          </w:p>
        </w:tc>
      </w:tr>
      <w:tr w:rsidR="00AA222F" w:rsidRPr="00F73DEE" w14:paraId="3E8C1A33" w14:textId="77777777" w:rsidTr="00AA222F">
        <w:trPr>
          <w:jc w:val="center"/>
        </w:trPr>
        <w:tc>
          <w:tcPr>
            <w:tcW w:w="3120" w:type="dxa"/>
          </w:tcPr>
          <w:p w14:paraId="4A93FC8A" w14:textId="222570B7"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登り坂の速度換算値</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4</w:t>
            </w:r>
            <w:r w:rsidRPr="00F73DEE">
              <w:rPr>
                <w:rFonts w:asciiTheme="minorEastAsia" w:eastAsiaTheme="minorEastAsia" w:hAnsiTheme="minorEastAsia" w:hint="eastAsia"/>
                <w:sz w:val="21"/>
                <w:szCs w:val="21"/>
              </w:rPr>
              <w:t>]</w:t>
            </w:r>
          </w:p>
        </w:tc>
        <w:tc>
          <w:tcPr>
            <w:tcW w:w="2127" w:type="dxa"/>
            <w:hideMark/>
          </w:tcPr>
          <w:p w14:paraId="4A3345BA" w14:textId="5D84CC06"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CLIMB</m:t>
                </m:r>
                <m:r>
                  <m:rPr>
                    <m:sty m:val="p"/>
                  </m:rPr>
                  <w:rPr>
                    <w:rFonts w:ascii="Cambria Math" w:eastAsiaTheme="minorEastAsia" w:hAnsi="Cambria Math"/>
                    <w:sz w:val="21"/>
                    <w:szCs w:val="21"/>
                  </w:rPr>
                  <m:t>_</m:t>
                </m:r>
                <m:r>
                  <w:rPr>
                    <w:rFonts w:ascii="Cambria Math" w:eastAsiaTheme="minorEastAsia" w:hAnsi="Cambria Math"/>
                    <w:sz w:val="21"/>
                    <w:szCs w:val="21"/>
                  </w:rPr>
                  <m:t>SPEED</m:t>
                </m:r>
              </m:oMath>
            </m:oMathPara>
          </w:p>
        </w:tc>
        <w:tc>
          <w:tcPr>
            <w:tcW w:w="1417" w:type="dxa"/>
            <w:hideMark/>
          </w:tcPr>
          <w:p w14:paraId="2C06D833"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300m/h</w:t>
            </w:r>
          </w:p>
        </w:tc>
      </w:tr>
      <w:tr w:rsidR="00AA222F" w:rsidRPr="00F73DEE" w14:paraId="486938EB" w14:textId="77777777" w:rsidTr="00AA222F">
        <w:trPr>
          <w:jc w:val="center"/>
        </w:trPr>
        <w:tc>
          <w:tcPr>
            <w:tcW w:w="3120" w:type="dxa"/>
          </w:tcPr>
          <w:p w14:paraId="41768259" w14:textId="1161EFBB" w:rsidR="00AA222F" w:rsidRPr="00F73DEE" w:rsidRDefault="00AA222F" w:rsidP="00AA222F">
            <w:pPr>
              <w:rPr>
                <w:rFonts w:ascii="游明朝" w:eastAsia="游明朝" w:hAnsi="游明朝"/>
                <w:sz w:val="21"/>
                <w:szCs w:val="21"/>
              </w:rPr>
            </w:pPr>
            <w:r w:rsidRPr="00F73DEE">
              <w:rPr>
                <w:rFonts w:asciiTheme="minorEastAsia" w:eastAsiaTheme="minorEastAsia" w:hAnsiTheme="minorEastAsia"/>
                <w:sz w:val="21"/>
                <w:szCs w:val="21"/>
              </w:rPr>
              <w:t>許容する累積登り高低差</w:t>
            </w:r>
          </w:p>
        </w:tc>
        <w:tc>
          <w:tcPr>
            <w:tcW w:w="2127" w:type="dxa"/>
            <w:hideMark/>
          </w:tcPr>
          <w:p w14:paraId="1FD5DCF6" w14:textId="2A4C055D"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ROUTE</m:t>
                </m:r>
                <m:r>
                  <m:rPr>
                    <m:sty m:val="p"/>
                  </m:rPr>
                  <w:rPr>
                    <w:rFonts w:ascii="Cambria Math" w:eastAsiaTheme="minorEastAsia" w:hAnsi="Cambria Math"/>
                    <w:sz w:val="21"/>
                    <w:szCs w:val="21"/>
                  </w:rPr>
                  <m:t>_</m:t>
                </m:r>
                <m:r>
                  <w:rPr>
                    <w:rFonts w:ascii="Cambria Math" w:eastAsiaTheme="minorEastAsia" w:hAnsi="Cambria Math"/>
                    <w:sz w:val="21"/>
                    <w:szCs w:val="21"/>
                  </w:rPr>
                  <m:t>TARGET</m:t>
                </m:r>
              </m:oMath>
            </m:oMathPara>
          </w:p>
        </w:tc>
        <w:tc>
          <w:tcPr>
            <w:tcW w:w="1417" w:type="dxa"/>
            <w:hideMark/>
          </w:tcPr>
          <w:p w14:paraId="6A8A9950"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50m</w:t>
            </w:r>
          </w:p>
        </w:tc>
      </w:tr>
      <w:tr w:rsidR="00AA6F0C" w:rsidRPr="00F73DEE" w14:paraId="5CB08A64" w14:textId="77777777" w:rsidTr="00AA222F">
        <w:trPr>
          <w:jc w:val="center"/>
        </w:trPr>
        <w:tc>
          <w:tcPr>
            <w:tcW w:w="3120" w:type="dxa"/>
          </w:tcPr>
          <w:p w14:paraId="68C34E72" w14:textId="4595F720" w:rsidR="00AA6F0C" w:rsidRPr="00D2569A" w:rsidRDefault="00D2569A" w:rsidP="00D2569A">
            <w:pPr>
              <w:jc w:val="both"/>
              <w:rPr>
                <w:rFonts w:asciiTheme="minorEastAsia" w:eastAsiaTheme="minorEastAsia" w:hAnsiTheme="minorEastAsia"/>
                <w:sz w:val="21"/>
                <w:szCs w:val="21"/>
              </w:rPr>
            </w:pPr>
            <w:r w:rsidRPr="00D2569A">
              <w:rPr>
                <w:rFonts w:asciiTheme="minorEastAsia" w:eastAsiaTheme="minorEastAsia" w:hAnsiTheme="minorEastAsia"/>
                <w:sz w:val="21"/>
                <w:szCs w:val="21"/>
              </w:rPr>
              <w:t>コントロール数の</w:t>
            </w:r>
            <w:r>
              <w:rPr>
                <w:rFonts w:asciiTheme="minorEastAsia" w:eastAsiaTheme="minorEastAsia" w:hAnsiTheme="minorEastAsia" w:hint="eastAsia"/>
                <w:sz w:val="21"/>
                <w:szCs w:val="21"/>
              </w:rPr>
              <w:t>最小数</w:t>
            </w:r>
          </w:p>
        </w:tc>
        <w:tc>
          <w:tcPr>
            <w:tcW w:w="2127" w:type="dxa"/>
          </w:tcPr>
          <w:p w14:paraId="27A56314" w14:textId="1C14B124" w:rsidR="00AA6F0C" w:rsidRDefault="00000000" w:rsidP="00AA222F">
            <w:pPr>
              <w:rPr>
                <w:rFonts w:ascii="游明朝" w:eastAsia="游明朝" w:hAnsi="游明朝"/>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min</m:t>
                    </m:r>
                  </m:sub>
                </m:sSub>
              </m:oMath>
            </m:oMathPara>
          </w:p>
        </w:tc>
        <w:tc>
          <w:tcPr>
            <w:tcW w:w="1417" w:type="dxa"/>
          </w:tcPr>
          <w:p w14:paraId="0ED6ACD1" w14:textId="22F76F47" w:rsidR="00AA6F0C" w:rsidRPr="00F73DEE" w:rsidRDefault="00D2569A"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6</w:t>
            </w:r>
          </w:p>
        </w:tc>
      </w:tr>
      <w:tr w:rsidR="00D2569A" w:rsidRPr="00F73DEE" w14:paraId="2099CA7C" w14:textId="77777777" w:rsidTr="00AA222F">
        <w:trPr>
          <w:jc w:val="center"/>
        </w:trPr>
        <w:tc>
          <w:tcPr>
            <w:tcW w:w="3120" w:type="dxa"/>
          </w:tcPr>
          <w:p w14:paraId="5A35689D" w14:textId="53E18EA3" w:rsidR="00D2569A" w:rsidRPr="00D2569A" w:rsidRDefault="00D2569A" w:rsidP="00D2569A">
            <w:pPr>
              <w:jc w:val="both"/>
              <w:rPr>
                <w:rFonts w:asciiTheme="minorEastAsia" w:eastAsiaTheme="minorEastAsia" w:hAnsiTheme="minorEastAsia"/>
                <w:sz w:val="21"/>
                <w:szCs w:val="21"/>
              </w:rPr>
            </w:pPr>
            <w:r>
              <w:rPr>
                <w:rFonts w:asciiTheme="minorEastAsia" w:eastAsiaTheme="minorEastAsia" w:hAnsiTheme="minorEastAsia" w:hint="eastAsia"/>
                <w:sz w:val="21"/>
                <w:szCs w:val="21"/>
              </w:rPr>
              <w:t>コントロール数の最大数</w:t>
            </w:r>
          </w:p>
        </w:tc>
        <w:tc>
          <w:tcPr>
            <w:tcW w:w="2127" w:type="dxa"/>
          </w:tcPr>
          <w:p w14:paraId="4DFB4319" w14:textId="1C5278F7" w:rsidR="00D2569A" w:rsidRDefault="00000000" w:rsidP="00AA222F">
            <w:pPr>
              <w:rPr>
                <w:rFonts w:ascii="游明朝" w:eastAsia="游明朝" w:hAnsi="游明朝"/>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max</m:t>
                    </m:r>
                  </m:sub>
                </m:sSub>
              </m:oMath>
            </m:oMathPara>
          </w:p>
        </w:tc>
        <w:tc>
          <w:tcPr>
            <w:tcW w:w="1417" w:type="dxa"/>
          </w:tcPr>
          <w:p w14:paraId="3B49FDC9" w14:textId="0974BE94" w:rsidR="00D2569A" w:rsidRPr="00F73DEE" w:rsidRDefault="00D2569A"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9</w:t>
            </w:r>
          </w:p>
        </w:tc>
      </w:tr>
      <w:tr w:rsidR="00D2569A" w:rsidRPr="00F73DEE" w14:paraId="08769EC5" w14:textId="77777777" w:rsidTr="00AA222F">
        <w:trPr>
          <w:jc w:val="center"/>
        </w:trPr>
        <w:tc>
          <w:tcPr>
            <w:tcW w:w="3120" w:type="dxa"/>
          </w:tcPr>
          <w:p w14:paraId="066165AE" w14:textId="2606F5B9"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map</m:t>
                  </m:r>
                </m:sub>
              </m:sSub>
            </m:oMath>
            <w:r w:rsidR="00D2569A">
              <w:rPr>
                <w:rFonts w:asciiTheme="minorEastAsia" w:eastAsiaTheme="minorEastAsia" w:hAnsiTheme="minorEastAsia" w:hint="eastAsia"/>
                <w:sz w:val="21"/>
                <w:szCs w:val="21"/>
              </w:rPr>
              <w:t>の重みづけ</w:t>
            </w:r>
          </w:p>
        </w:tc>
        <w:tc>
          <w:tcPr>
            <w:tcW w:w="2127" w:type="dxa"/>
          </w:tcPr>
          <w:p w14:paraId="61867E0E" w14:textId="6B3E9B4E"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map</m:t>
                    </m:r>
                    <m:ctrlPr>
                      <w:rPr>
                        <w:rFonts w:ascii="Cambria Math" w:hAnsi="Cambria Math"/>
                        <w:sz w:val="22"/>
                        <w:szCs w:val="22"/>
                      </w:rPr>
                    </m:ctrlPr>
                  </m:sub>
                </m:sSub>
              </m:oMath>
            </m:oMathPara>
          </w:p>
        </w:tc>
        <w:tc>
          <w:tcPr>
            <w:tcW w:w="1417" w:type="dxa"/>
          </w:tcPr>
          <w:p w14:paraId="7F9EC19D" w14:textId="024C9D03"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w:t>
            </w:r>
            <w:r w:rsidR="00520D8D">
              <w:rPr>
                <w:rFonts w:asciiTheme="minorEastAsia" w:eastAsiaTheme="minorEastAsia" w:hAnsiTheme="minorEastAsia"/>
                <w:sz w:val="21"/>
                <w:szCs w:val="21"/>
              </w:rPr>
              <w:t>5</w:t>
            </w:r>
            <w:r>
              <w:rPr>
                <w:rFonts w:asciiTheme="minorEastAsia" w:eastAsiaTheme="minorEastAsia" w:hAnsiTheme="minorEastAsia"/>
                <w:sz w:val="21"/>
                <w:szCs w:val="21"/>
              </w:rPr>
              <w:t>0</w:t>
            </w:r>
          </w:p>
        </w:tc>
      </w:tr>
      <w:tr w:rsidR="00D2569A" w:rsidRPr="00F73DEE" w14:paraId="24622A06" w14:textId="77777777" w:rsidTr="00AA222F">
        <w:trPr>
          <w:jc w:val="center"/>
        </w:trPr>
        <w:tc>
          <w:tcPr>
            <w:tcW w:w="3120" w:type="dxa"/>
          </w:tcPr>
          <w:p w14:paraId="3F878590" w14:textId="08458C44"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dist</m:t>
                  </m:r>
                </m:sub>
              </m:sSub>
            </m:oMath>
            <w:r w:rsidR="00D2569A">
              <w:rPr>
                <w:rFonts w:asciiTheme="minorEastAsia" w:eastAsiaTheme="minorEastAsia" w:hAnsiTheme="minorEastAsia" w:hint="eastAsia"/>
                <w:sz w:val="21"/>
                <w:szCs w:val="21"/>
              </w:rPr>
              <w:t>の重みづけ</w:t>
            </w:r>
          </w:p>
        </w:tc>
        <w:tc>
          <w:tcPr>
            <w:tcW w:w="2127" w:type="dxa"/>
          </w:tcPr>
          <w:p w14:paraId="4D1BB94F" w14:textId="4428B5BD"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hint="eastAsia"/>
                        <w:sz w:val="22"/>
                        <w:szCs w:val="22"/>
                      </w:rPr>
                      <m:t>dist</m:t>
                    </m:r>
                    <m:ctrlPr>
                      <w:rPr>
                        <w:rFonts w:ascii="Cambria Math" w:hAnsi="Cambria Math"/>
                        <w:sz w:val="22"/>
                        <w:szCs w:val="22"/>
                      </w:rPr>
                    </m:ctrlPr>
                  </m:sub>
                </m:sSub>
              </m:oMath>
            </m:oMathPara>
          </w:p>
        </w:tc>
        <w:tc>
          <w:tcPr>
            <w:tcW w:w="1417" w:type="dxa"/>
          </w:tcPr>
          <w:p w14:paraId="3BA0D6EE" w14:textId="7E42CEE6"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w:t>
            </w:r>
            <w:r w:rsidR="00520D8D">
              <w:rPr>
                <w:rFonts w:asciiTheme="minorEastAsia" w:eastAsiaTheme="minorEastAsia" w:hAnsiTheme="minorEastAsia"/>
                <w:sz w:val="21"/>
                <w:szCs w:val="21"/>
              </w:rPr>
              <w:t>1</w:t>
            </w:r>
            <w:r>
              <w:rPr>
                <w:rFonts w:asciiTheme="minorEastAsia" w:eastAsiaTheme="minorEastAsia" w:hAnsiTheme="minorEastAsia"/>
                <w:sz w:val="21"/>
                <w:szCs w:val="21"/>
              </w:rPr>
              <w:t>0</w:t>
            </w:r>
          </w:p>
        </w:tc>
      </w:tr>
      <w:tr w:rsidR="00D2569A" w:rsidRPr="00F73DEE" w14:paraId="7C57423A" w14:textId="77777777" w:rsidTr="00AA222F">
        <w:trPr>
          <w:jc w:val="center"/>
        </w:trPr>
        <w:tc>
          <w:tcPr>
            <w:tcW w:w="3120" w:type="dxa"/>
          </w:tcPr>
          <w:p w14:paraId="279364B0" w14:textId="762431AD"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time</m:t>
                  </m:r>
                </m:sub>
              </m:sSub>
            </m:oMath>
            <w:r w:rsidR="00D2569A">
              <w:rPr>
                <w:rFonts w:asciiTheme="minorEastAsia" w:eastAsiaTheme="minorEastAsia" w:hAnsiTheme="minorEastAsia" w:hint="eastAsia"/>
                <w:sz w:val="21"/>
                <w:szCs w:val="21"/>
              </w:rPr>
              <w:t>の重みづけ</w:t>
            </w:r>
          </w:p>
        </w:tc>
        <w:tc>
          <w:tcPr>
            <w:tcW w:w="2127" w:type="dxa"/>
          </w:tcPr>
          <w:p w14:paraId="5C8A719A" w14:textId="35D00C6B"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time</m:t>
                    </m:r>
                    <m:ctrlPr>
                      <w:rPr>
                        <w:rFonts w:ascii="Cambria Math" w:hAnsi="Cambria Math"/>
                        <w:sz w:val="22"/>
                        <w:szCs w:val="22"/>
                      </w:rPr>
                    </m:ctrlPr>
                  </m:sub>
                </m:sSub>
              </m:oMath>
            </m:oMathPara>
          </w:p>
        </w:tc>
        <w:tc>
          <w:tcPr>
            <w:tcW w:w="1417" w:type="dxa"/>
          </w:tcPr>
          <w:p w14:paraId="46350D97" w14:textId="294696A3"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0.25</w:t>
            </w:r>
          </w:p>
        </w:tc>
      </w:tr>
      <w:tr w:rsidR="00D2569A" w:rsidRPr="00F73DEE" w14:paraId="241E85A4" w14:textId="77777777" w:rsidTr="00AA222F">
        <w:trPr>
          <w:jc w:val="center"/>
        </w:trPr>
        <w:tc>
          <w:tcPr>
            <w:tcW w:w="3120" w:type="dxa"/>
          </w:tcPr>
          <w:p w14:paraId="21C8D702" w14:textId="314497B5"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route</m:t>
                  </m:r>
                </m:sub>
              </m:sSub>
            </m:oMath>
            <w:r w:rsidR="00D2569A">
              <w:rPr>
                <w:rFonts w:asciiTheme="minorEastAsia" w:eastAsiaTheme="minorEastAsia" w:hAnsiTheme="minorEastAsia" w:hint="eastAsia"/>
                <w:sz w:val="21"/>
                <w:szCs w:val="21"/>
              </w:rPr>
              <w:t>の重みづけ</w:t>
            </w:r>
          </w:p>
        </w:tc>
        <w:tc>
          <w:tcPr>
            <w:tcW w:w="2127" w:type="dxa"/>
          </w:tcPr>
          <w:p w14:paraId="30ED349B" w14:textId="4EC3AECA"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route</m:t>
                    </m:r>
                    <m:ctrlPr>
                      <w:rPr>
                        <w:rFonts w:ascii="Cambria Math" w:hAnsi="Cambria Math"/>
                        <w:sz w:val="22"/>
                        <w:szCs w:val="22"/>
                      </w:rPr>
                    </m:ctrlPr>
                  </m:sub>
                </m:sSub>
              </m:oMath>
            </m:oMathPara>
          </w:p>
        </w:tc>
        <w:tc>
          <w:tcPr>
            <w:tcW w:w="1417" w:type="dxa"/>
          </w:tcPr>
          <w:p w14:paraId="1707DFB9" w14:textId="3F27481A"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0.15</w:t>
            </w:r>
          </w:p>
        </w:tc>
      </w:tr>
    </w:tbl>
    <w:p w14:paraId="65E2F5C9" w14:textId="3D525860" w:rsidR="00957D70" w:rsidRPr="00F73DEE" w:rsidRDefault="00957D70" w:rsidP="00AA222F">
      <w:pPr>
        <w:spacing w:beforeLines="50" w:before="180"/>
        <w:ind w:firstLineChars="100" w:firstLine="210"/>
        <w:jc w:val="both"/>
        <w:rPr>
          <w:rFonts w:asciiTheme="minorEastAsia" w:eastAsiaTheme="minorEastAsia" w:hAnsiTheme="minorEastAsia"/>
          <w:sz w:val="21"/>
          <w:szCs w:val="21"/>
        </w:rPr>
      </w:pPr>
      <w:r w:rsidRPr="00F73DEE">
        <w:rPr>
          <w:rFonts w:asciiTheme="minorEastAsia" w:eastAsiaTheme="minorEastAsia" w:hAnsiTheme="minorEastAsia"/>
          <w:sz w:val="21"/>
          <w:szCs w:val="21"/>
        </w:rPr>
        <w:t>本問題</w:t>
      </w:r>
      <w:r w:rsidR="009C0B13" w:rsidRPr="00F73DEE">
        <w:rPr>
          <w:rFonts w:asciiTheme="minorEastAsia" w:eastAsiaTheme="minorEastAsia" w:hAnsiTheme="minorEastAsia" w:hint="eastAsia"/>
          <w:sz w:val="21"/>
          <w:szCs w:val="21"/>
        </w:rPr>
        <w:t>で</w:t>
      </w:r>
      <w:r w:rsidRPr="00F73DEE">
        <w:rPr>
          <w:rFonts w:asciiTheme="minorEastAsia" w:eastAsiaTheme="minorEastAsia" w:hAnsiTheme="minorEastAsia"/>
          <w:sz w:val="21"/>
          <w:szCs w:val="21"/>
        </w:rPr>
        <w:t>は</w:t>
      </w:r>
      <w:r w:rsidR="00D41D62" w:rsidRPr="00F73DEE">
        <w:rPr>
          <w:rFonts w:asciiTheme="minorEastAsia" w:eastAsiaTheme="minorEastAsia" w:hAnsiTheme="minorEastAsia" w:hint="eastAsia"/>
          <w:sz w:val="21"/>
          <w:szCs w:val="21"/>
        </w:rPr>
        <w:t>，</w:t>
      </w:r>
      <w:r w:rsidR="002C1466">
        <w:rPr>
          <w:rFonts w:asciiTheme="minorEastAsia" w:eastAsiaTheme="minorEastAsia" w:hAnsiTheme="minorEastAsia" w:hint="eastAsia"/>
          <w:sz w:val="21"/>
          <w:szCs w:val="21"/>
        </w:rPr>
        <w:t>与えられた</w:t>
      </w:r>
      <w:r w:rsidR="009C0B13" w:rsidRPr="00F73DEE">
        <w:rPr>
          <w:rFonts w:asciiTheme="minorEastAsia" w:eastAsiaTheme="minorEastAsia" w:hAnsiTheme="minorEastAsia" w:hint="eastAsia"/>
          <w:sz w:val="21"/>
          <w:szCs w:val="21"/>
        </w:rPr>
        <w:t>コントロール</w:t>
      </w:r>
      <w:r w:rsidRPr="00F73DEE">
        <w:rPr>
          <w:rFonts w:asciiTheme="minorEastAsia" w:eastAsiaTheme="minorEastAsia" w:hAnsiTheme="minorEastAsia"/>
          <w:sz w:val="21"/>
          <w:szCs w:val="21"/>
        </w:rPr>
        <w:t>候補</w:t>
      </w:r>
      <w:r w:rsidR="00B77697">
        <w:rPr>
          <w:rFonts w:asciiTheme="minorEastAsia" w:eastAsiaTheme="minorEastAsia" w:hAnsiTheme="minorEastAsia" w:hint="eastAsia"/>
          <w:sz w:val="21"/>
          <w:szCs w:val="21"/>
        </w:rPr>
        <w:t>，</w:t>
      </w:r>
      <w:r w:rsidR="002C1466">
        <w:rPr>
          <w:rFonts w:asciiTheme="minorEastAsia" w:eastAsiaTheme="minorEastAsia" w:hAnsiTheme="minorEastAsia" w:hint="eastAsia"/>
          <w:sz w:val="21"/>
          <w:szCs w:val="21"/>
        </w:rPr>
        <w:t>道路ネットワーク</w:t>
      </w:r>
      <w:r w:rsidR="00B77697">
        <w:rPr>
          <w:rFonts w:asciiTheme="minorEastAsia" w:eastAsiaTheme="minorEastAsia" w:hAnsiTheme="minorEastAsia" w:hint="eastAsia"/>
          <w:sz w:val="21"/>
          <w:szCs w:val="21"/>
        </w:rPr>
        <w:t>，およびスタート・ゴール地点</w:t>
      </w:r>
      <w:r w:rsidRPr="00F73DEE">
        <w:rPr>
          <w:rFonts w:asciiTheme="minorEastAsia" w:eastAsiaTheme="minorEastAsia" w:hAnsiTheme="minorEastAsia"/>
          <w:sz w:val="21"/>
          <w:szCs w:val="21"/>
        </w:rPr>
        <w:t>から</w:t>
      </w:r>
      <w:r w:rsidR="009C0B13" w:rsidRPr="00F73DEE">
        <w:rPr>
          <w:rFonts w:asciiTheme="minorEastAsia" w:eastAsiaTheme="minorEastAsia" w:hAnsiTheme="minorEastAsia" w:hint="eastAsia"/>
          <w:sz w:val="21"/>
          <w:szCs w:val="21"/>
        </w:rPr>
        <w:t>適切な</w:t>
      </w:r>
      <w:r w:rsidRPr="00F73DEE">
        <w:rPr>
          <w:rFonts w:asciiTheme="minorEastAsia" w:eastAsiaTheme="minorEastAsia" w:hAnsiTheme="minorEastAsia"/>
          <w:sz w:val="21"/>
          <w:szCs w:val="21"/>
        </w:rPr>
        <w:t>コースを求める</w:t>
      </w:r>
      <w:r w:rsidR="00D41D62" w:rsidRPr="00F73DEE">
        <w:rPr>
          <w:rFonts w:asciiTheme="minorEastAsia" w:eastAsiaTheme="minorEastAsia" w:hAnsiTheme="minorEastAsia"/>
          <w:sz w:val="21"/>
          <w:szCs w:val="21"/>
        </w:rPr>
        <w:t>．</w:t>
      </w:r>
    </w:p>
    <w:p w14:paraId="126C44C4" w14:textId="0E5C2E64" w:rsidR="002F2076" w:rsidRDefault="002F2076" w:rsidP="00F82BBC">
      <w:pPr>
        <w:pStyle w:val="a9"/>
        <w:numPr>
          <w:ilvl w:val="0"/>
          <w:numId w:val="7"/>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コントロール候補の一覧：</w:t>
      </w:r>
      <w:r w:rsidRPr="00F73DEE">
        <w:rPr>
          <w:rFonts w:asciiTheme="minorEastAsia" w:eastAsiaTheme="minorEastAsia" w:hAnsiTheme="minorEastAsia"/>
          <w:sz w:val="21"/>
          <w:szCs w:val="21"/>
        </w:rPr>
        <w:t>landmarks.csv</w:t>
      </w:r>
    </w:p>
    <w:p w14:paraId="1D265972" w14:textId="765BAEE8" w:rsidR="00AC63DA" w:rsidRDefault="00AC63DA" w:rsidP="00F66BBE">
      <w:pPr>
        <w:ind w:leftChars="177" w:left="425"/>
        <w:rPr>
          <w:rFonts w:asciiTheme="minorEastAsia" w:eastAsiaTheme="minorEastAsia" w:hAnsiTheme="minorEastAsia"/>
          <w:sz w:val="21"/>
          <w:szCs w:val="21"/>
        </w:rPr>
      </w:pPr>
      <w:r>
        <w:rPr>
          <w:rFonts w:asciiTheme="minorEastAsia" w:eastAsiaTheme="minorEastAsia" w:hAnsiTheme="minorEastAsia" w:hint="eastAsia"/>
          <w:sz w:val="21"/>
          <w:szCs w:val="21"/>
        </w:rPr>
        <w:t>1行に1つのコントロール候補の情報が記載されている．各列の記載情報を表2に示す．</w:t>
      </w:r>
    </w:p>
    <w:p w14:paraId="6D648B56" w14:textId="58E9D1E6" w:rsidR="00C448F9" w:rsidRPr="00C448F9" w:rsidRDefault="00C448F9" w:rsidP="00C448F9">
      <w:pPr>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表</w:t>
      </w:r>
      <w:r>
        <w:rPr>
          <w:rFonts w:asciiTheme="minorEastAsia" w:eastAsiaTheme="minorEastAsia" w:hAnsiTheme="minorEastAsia"/>
          <w:sz w:val="21"/>
          <w:szCs w:val="21"/>
        </w:rPr>
        <w:t>2</w:t>
      </w:r>
      <w:r w:rsidR="00D021FB">
        <w:rPr>
          <w:rFonts w:asciiTheme="minorEastAsia" w:eastAsiaTheme="minorEastAsia" w:hAnsiTheme="minorEastAsia" w:hint="eastAsia"/>
          <w:sz w:val="21"/>
          <w:szCs w:val="21"/>
        </w:rPr>
        <w:t>：</w:t>
      </w:r>
      <w:r w:rsidR="00D021FB" w:rsidRPr="00F73DEE">
        <w:rPr>
          <w:rFonts w:asciiTheme="minorEastAsia" w:eastAsiaTheme="minorEastAsia" w:hAnsiTheme="minorEastAsia"/>
          <w:sz w:val="21"/>
          <w:szCs w:val="21"/>
        </w:rPr>
        <w:t>landmarks</w:t>
      </w:r>
      <w:r w:rsidR="00D021FB">
        <w:rPr>
          <w:rFonts w:asciiTheme="minorEastAsia" w:eastAsiaTheme="minorEastAsia" w:hAnsiTheme="minorEastAsia"/>
          <w:sz w:val="21"/>
          <w:szCs w:val="21"/>
        </w:rPr>
        <w:t>.csv</w:t>
      </w:r>
      <w:r w:rsid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C448F9" w:rsidRPr="00F73DEE" w14:paraId="158B5787" w14:textId="77777777" w:rsidTr="00C448F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7BFBCF9B" w14:textId="77777777" w:rsidR="00C448F9" w:rsidRPr="00F73DEE" w:rsidRDefault="00C448F9"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065857A3" w14:textId="59C12E3C" w:rsidR="00C448F9" w:rsidRPr="00C448F9" w:rsidRDefault="00C448F9"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C448F9" w:rsidRPr="00F73DEE" w14:paraId="513A3FD8" w14:textId="77777777" w:rsidTr="00C448F9">
        <w:trPr>
          <w:jc w:val="center"/>
        </w:trPr>
        <w:tc>
          <w:tcPr>
            <w:tcW w:w="3120" w:type="dxa"/>
          </w:tcPr>
          <w:p w14:paraId="1DA9A5D8" w14:textId="776C64EB" w:rsidR="00C448F9" w:rsidRPr="00C448F9" w:rsidRDefault="00AC63DA"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コントロール</w:t>
            </w:r>
            <w:r w:rsidR="00C448F9" w:rsidRPr="00C448F9">
              <w:rPr>
                <w:rFonts w:asciiTheme="minorEastAsia" w:eastAsiaTheme="minorEastAsia" w:hAnsiTheme="minorEastAsia" w:hint="eastAsia"/>
                <w:sz w:val="21"/>
                <w:szCs w:val="21"/>
              </w:rPr>
              <w:t>候補の</w:t>
            </w:r>
            <w:r>
              <w:rPr>
                <w:rFonts w:asciiTheme="minorEastAsia" w:eastAsiaTheme="minorEastAsia" w:hAnsiTheme="minorEastAsia" w:hint="eastAsia"/>
                <w:sz w:val="21"/>
                <w:szCs w:val="21"/>
              </w:rPr>
              <w:t>識別番号</w:t>
            </w:r>
          </w:p>
        </w:tc>
        <w:tc>
          <w:tcPr>
            <w:tcW w:w="2127" w:type="dxa"/>
            <w:hideMark/>
          </w:tcPr>
          <w:p w14:paraId="104C141B" w14:textId="45AC2838"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id</w:t>
            </w:r>
          </w:p>
        </w:tc>
      </w:tr>
      <w:tr w:rsidR="00C448F9" w:rsidRPr="00F73DEE" w14:paraId="7EEDD552" w14:textId="77777777" w:rsidTr="00C448F9">
        <w:trPr>
          <w:jc w:val="center"/>
        </w:trPr>
        <w:tc>
          <w:tcPr>
            <w:tcW w:w="3120" w:type="dxa"/>
          </w:tcPr>
          <w:p w14:paraId="42B018C3" w14:textId="0E55DA70" w:rsidR="00C448F9" w:rsidRPr="00F73DEE" w:rsidRDefault="00C448F9" w:rsidP="00373919">
            <w:pPr>
              <w:rPr>
                <w:rFonts w:ascii="游明朝" w:eastAsia="游明朝" w:hAnsi="游明朝"/>
                <w:sz w:val="21"/>
                <w:szCs w:val="21"/>
              </w:rPr>
            </w:pPr>
            <w:r>
              <w:rPr>
                <w:rFonts w:ascii="游明朝" w:eastAsia="游明朝" w:hAnsi="游明朝" w:hint="eastAsia"/>
                <w:sz w:val="21"/>
                <w:szCs w:val="21"/>
              </w:rPr>
              <w:t>地点名</w:t>
            </w:r>
          </w:p>
        </w:tc>
        <w:tc>
          <w:tcPr>
            <w:tcW w:w="2127" w:type="dxa"/>
            <w:hideMark/>
          </w:tcPr>
          <w:p w14:paraId="78B2BBC4" w14:textId="60D2EE69"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name</w:t>
            </w:r>
          </w:p>
        </w:tc>
      </w:tr>
      <w:tr w:rsidR="00C448F9" w:rsidRPr="00F73DEE" w14:paraId="796E65F6" w14:textId="77777777" w:rsidTr="00C448F9">
        <w:trPr>
          <w:jc w:val="center"/>
        </w:trPr>
        <w:tc>
          <w:tcPr>
            <w:tcW w:w="3120" w:type="dxa"/>
          </w:tcPr>
          <w:p w14:paraId="051DA899" w14:textId="11782D95"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種別</w:t>
            </w:r>
            <w:r>
              <w:rPr>
                <w:rFonts w:ascii="游明朝" w:eastAsia="游明朝" w:hAnsi="游明朝"/>
                <w:sz w:val="21"/>
                <w:szCs w:val="21"/>
              </w:rPr>
              <w:t>(</w:t>
            </w:r>
            <w:r>
              <w:rPr>
                <w:rFonts w:ascii="游明朝" w:eastAsia="游明朝" w:hAnsi="游明朝" w:hint="eastAsia"/>
                <w:sz w:val="21"/>
                <w:szCs w:val="21"/>
              </w:rPr>
              <w:t>例：</w:t>
            </w:r>
            <w:proofErr w:type="spellStart"/>
            <w:r>
              <w:rPr>
                <w:rFonts w:ascii="游明朝" w:eastAsia="游明朝" w:hAnsi="游明朝"/>
                <w:sz w:val="21"/>
                <w:szCs w:val="21"/>
              </w:rPr>
              <w:t>post_office</w:t>
            </w:r>
            <w:proofErr w:type="spellEnd"/>
            <w:r>
              <w:rPr>
                <w:rFonts w:ascii="游明朝" w:eastAsia="游明朝" w:hAnsi="游明朝"/>
                <w:sz w:val="21"/>
                <w:szCs w:val="21"/>
              </w:rPr>
              <w:t>)</w:t>
            </w:r>
          </w:p>
        </w:tc>
        <w:tc>
          <w:tcPr>
            <w:tcW w:w="2127" w:type="dxa"/>
            <w:hideMark/>
          </w:tcPr>
          <w:p w14:paraId="5DD9A828" w14:textId="113CB664"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feature</w:t>
            </w:r>
          </w:p>
        </w:tc>
      </w:tr>
      <w:tr w:rsidR="00C448F9" w:rsidRPr="00F73DEE" w14:paraId="036D4B67" w14:textId="77777777" w:rsidTr="00C448F9">
        <w:trPr>
          <w:jc w:val="center"/>
        </w:trPr>
        <w:tc>
          <w:tcPr>
            <w:tcW w:w="3120" w:type="dxa"/>
          </w:tcPr>
          <w:p w14:paraId="1B4A7E77" w14:textId="4F20A089"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緯度</w:t>
            </w:r>
          </w:p>
        </w:tc>
        <w:tc>
          <w:tcPr>
            <w:tcW w:w="2127" w:type="dxa"/>
            <w:hideMark/>
          </w:tcPr>
          <w:p w14:paraId="13E25B72" w14:textId="18CC1C49"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C448F9" w:rsidRPr="00F73DEE" w14:paraId="5BFCB275" w14:textId="77777777" w:rsidTr="00C448F9">
        <w:trPr>
          <w:jc w:val="center"/>
        </w:trPr>
        <w:tc>
          <w:tcPr>
            <w:tcW w:w="3120" w:type="dxa"/>
          </w:tcPr>
          <w:p w14:paraId="12F26FAF" w14:textId="555A50B5"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経度</w:t>
            </w:r>
          </w:p>
        </w:tc>
        <w:tc>
          <w:tcPr>
            <w:tcW w:w="2127" w:type="dxa"/>
            <w:hideMark/>
          </w:tcPr>
          <w:p w14:paraId="79B34810" w14:textId="1AEE181F"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r w:rsidR="00C448F9" w:rsidRPr="00F73DEE" w14:paraId="50B9519D" w14:textId="77777777" w:rsidTr="00C448F9">
        <w:trPr>
          <w:jc w:val="center"/>
        </w:trPr>
        <w:tc>
          <w:tcPr>
            <w:tcW w:w="3120" w:type="dxa"/>
          </w:tcPr>
          <w:p w14:paraId="08570980" w14:textId="4C3FF483" w:rsidR="00C448F9" w:rsidRPr="00F73DEE" w:rsidRDefault="00C448F9" w:rsidP="00373919">
            <w:pPr>
              <w:rPr>
                <w:rFonts w:ascii="游明朝" w:eastAsia="游明朝" w:hAnsi="游明朝"/>
                <w:sz w:val="21"/>
                <w:szCs w:val="21"/>
              </w:rPr>
            </w:pPr>
            <w:r>
              <w:rPr>
                <w:rFonts w:asciiTheme="minorEastAsia" w:eastAsiaTheme="minorEastAsia" w:hAnsiTheme="minorEastAsia" w:hint="eastAsia"/>
                <w:sz w:val="21"/>
                <w:szCs w:val="21"/>
              </w:rPr>
              <w:t>最寄りの道路ノードID</w:t>
            </w:r>
          </w:p>
        </w:tc>
        <w:tc>
          <w:tcPr>
            <w:tcW w:w="2127" w:type="dxa"/>
            <w:hideMark/>
          </w:tcPr>
          <w:p w14:paraId="0E14228F" w14:textId="44EEA24F"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nearest_node</w:t>
            </w:r>
            <w:proofErr w:type="spellEnd"/>
          </w:p>
        </w:tc>
      </w:tr>
    </w:tbl>
    <w:p w14:paraId="7BA4658D" w14:textId="0FAB8251" w:rsidR="00A845AB" w:rsidRPr="00D021FB" w:rsidRDefault="00937445" w:rsidP="00D021FB">
      <w:pPr>
        <w:pStyle w:val="a9"/>
        <w:numPr>
          <w:ilvl w:val="0"/>
          <w:numId w:val="1"/>
        </w:numPr>
        <w:jc w:val="both"/>
        <w:rPr>
          <w:rFonts w:asciiTheme="minorEastAsia" w:eastAsiaTheme="minorEastAsia" w:hAnsiTheme="minorEastAsia"/>
          <w:sz w:val="21"/>
          <w:szCs w:val="21"/>
        </w:rPr>
      </w:pPr>
      <w:r w:rsidRPr="00D021FB">
        <w:rPr>
          <w:rFonts w:asciiTheme="minorEastAsia" w:eastAsiaTheme="minorEastAsia" w:hAnsiTheme="minorEastAsia"/>
          <w:sz w:val="21"/>
          <w:szCs w:val="21"/>
        </w:rPr>
        <w:t>道路ネットワーク</w:t>
      </w:r>
    </w:p>
    <w:p w14:paraId="696019EA" w14:textId="6BD1AE67" w:rsidR="002F2076" w:rsidRPr="00F73DEE" w:rsidRDefault="002F2076" w:rsidP="00F82BBC">
      <w:pPr>
        <w:pStyle w:val="a9"/>
        <w:numPr>
          <w:ilvl w:val="1"/>
          <w:numId w:val="8"/>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道の分岐点</w:t>
      </w:r>
      <w:r w:rsidR="00D41D62" w:rsidRPr="00F73DEE">
        <w:rPr>
          <w:rFonts w:asciiTheme="minorEastAsia" w:eastAsiaTheme="minorEastAsia" w:hAnsiTheme="minorEastAsia" w:hint="eastAsia"/>
          <w:sz w:val="21"/>
          <w:szCs w:val="21"/>
        </w:rPr>
        <w:t>，</w:t>
      </w:r>
      <w:r w:rsidRPr="00F73DEE">
        <w:rPr>
          <w:rFonts w:asciiTheme="minorEastAsia" w:eastAsiaTheme="minorEastAsia" w:hAnsiTheme="minorEastAsia" w:hint="eastAsia"/>
          <w:sz w:val="21"/>
          <w:szCs w:val="21"/>
        </w:rPr>
        <w:t>交差点：</w:t>
      </w:r>
      <w:r w:rsidRPr="00F73DEE">
        <w:rPr>
          <w:rFonts w:asciiTheme="minorEastAsia" w:eastAsiaTheme="minorEastAsia" w:hAnsiTheme="minorEastAsia"/>
          <w:sz w:val="21"/>
          <w:szCs w:val="21"/>
        </w:rPr>
        <w:t>nodes.csv</w:t>
      </w:r>
    </w:p>
    <w:p w14:paraId="3F2BB535" w14:textId="77777777" w:rsidR="00D021FB" w:rsidRDefault="002F2076" w:rsidP="00D021FB">
      <w:pPr>
        <w:pStyle w:val="a9"/>
        <w:numPr>
          <w:ilvl w:val="1"/>
          <w:numId w:val="8"/>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道路：</w:t>
      </w:r>
      <w:r w:rsidRPr="00F73DEE">
        <w:rPr>
          <w:rFonts w:asciiTheme="minorEastAsia" w:eastAsiaTheme="minorEastAsia" w:hAnsiTheme="minorEastAsia"/>
          <w:sz w:val="21"/>
          <w:szCs w:val="21"/>
        </w:rPr>
        <w:t>edges.csv</w:t>
      </w:r>
    </w:p>
    <w:p w14:paraId="7C42C6D8" w14:textId="56EA0239" w:rsidR="00AC63DA" w:rsidRPr="00AC63DA" w:rsidRDefault="00AC63DA" w:rsidP="00F66BBE">
      <w:pPr>
        <w:ind w:leftChars="177" w:left="425"/>
        <w:rPr>
          <w:rFonts w:asciiTheme="minorEastAsia" w:eastAsiaTheme="minorEastAsia" w:hAnsiTheme="minorEastAsia"/>
          <w:sz w:val="21"/>
          <w:szCs w:val="21"/>
          <w:rPrChange w:id="6" w:author="Noriko OTANI" w:date="2026-07-17T20:25:00Z" w16du:dateUtc="2026-07-17T11:25:00Z">
            <w:rPr/>
          </w:rPrChange>
        </w:rPr>
      </w:pPr>
      <w:r w:rsidRPr="00F66BBE">
        <w:rPr>
          <w:rFonts w:asciiTheme="minorEastAsia" w:eastAsiaTheme="minorEastAsia" w:hAnsiTheme="minorEastAsia"/>
          <w:sz w:val="21"/>
          <w:szCs w:val="21"/>
        </w:rPr>
        <w:t>1行に</w:t>
      </w:r>
      <w:r w:rsidRPr="00AC63DA">
        <w:rPr>
          <w:rFonts w:asciiTheme="minorEastAsia" w:eastAsiaTheme="minorEastAsia" w:hAnsiTheme="minorEastAsia"/>
          <w:sz w:val="21"/>
          <w:szCs w:val="21"/>
          <w:rPrChange w:id="7" w:author="Noriko OTANI" w:date="2026-07-17T20:25:00Z" w16du:dateUtc="2026-07-17T11:25:00Z">
            <w:rPr/>
          </w:rPrChange>
        </w:rPr>
        <w:t>1つの</w:t>
      </w:r>
      <w:r w:rsidR="003C5682">
        <w:rPr>
          <w:rFonts w:asciiTheme="minorEastAsia" w:eastAsiaTheme="minorEastAsia" w:hAnsiTheme="minorEastAsia" w:hint="eastAsia"/>
          <w:sz w:val="21"/>
          <w:szCs w:val="21"/>
        </w:rPr>
        <w:t>分岐点，交差点，道路</w:t>
      </w:r>
      <w:r w:rsidRPr="00F66BBE">
        <w:rPr>
          <w:rFonts w:asciiTheme="minorEastAsia" w:eastAsiaTheme="minorEastAsia" w:hAnsiTheme="minorEastAsia" w:hint="eastAsia"/>
          <w:sz w:val="21"/>
          <w:szCs w:val="21"/>
        </w:rPr>
        <w:t>の情報が記載されている．各列の記載情報を表</w:t>
      </w:r>
      <w:r w:rsidR="003C5682">
        <w:rPr>
          <w:rFonts w:asciiTheme="minorEastAsia" w:eastAsiaTheme="minorEastAsia" w:hAnsiTheme="minorEastAsia" w:hint="eastAsia"/>
          <w:sz w:val="21"/>
          <w:szCs w:val="21"/>
        </w:rPr>
        <w:t>3,4</w:t>
      </w:r>
      <w:r w:rsidRPr="00AC63DA">
        <w:rPr>
          <w:rFonts w:asciiTheme="minorEastAsia" w:eastAsiaTheme="minorEastAsia" w:hAnsiTheme="minorEastAsia" w:hint="eastAsia"/>
          <w:sz w:val="21"/>
          <w:szCs w:val="21"/>
          <w:rPrChange w:id="8" w:author="Noriko OTANI" w:date="2026-07-17T20:25:00Z" w16du:dateUtc="2026-07-17T11:25:00Z">
            <w:rPr>
              <w:rFonts w:hint="eastAsia"/>
            </w:rPr>
          </w:rPrChange>
        </w:rPr>
        <w:t>に示す．</w:t>
      </w:r>
    </w:p>
    <w:p w14:paraId="36E9C0D4" w14:textId="247CCB07" w:rsidR="00D021FB" w:rsidRPr="00D021FB" w:rsidRDefault="00D021FB" w:rsidP="00D021FB">
      <w:pPr>
        <w:jc w:val="center"/>
        <w:rPr>
          <w:rFonts w:asciiTheme="minorEastAsia" w:eastAsiaTheme="minorEastAsia" w:hAnsiTheme="minorEastAsia"/>
          <w:sz w:val="21"/>
          <w:szCs w:val="21"/>
        </w:rPr>
      </w:pPr>
      <w:r w:rsidRPr="00D021FB">
        <w:rPr>
          <w:rFonts w:asciiTheme="minorEastAsia" w:eastAsiaTheme="minorEastAsia" w:hAnsiTheme="minorEastAsia" w:hint="eastAsia"/>
          <w:sz w:val="21"/>
          <w:szCs w:val="21"/>
        </w:rPr>
        <w:t>表</w:t>
      </w:r>
      <w:r>
        <w:rPr>
          <w:rFonts w:asciiTheme="minorEastAsia" w:eastAsiaTheme="minorEastAsia" w:hAnsiTheme="minorEastAsia"/>
          <w:sz w:val="21"/>
          <w:szCs w:val="21"/>
        </w:rPr>
        <w:t>3</w:t>
      </w:r>
      <w:r w:rsidRPr="00D021FB">
        <w:rPr>
          <w:rFonts w:asciiTheme="minorEastAsia" w:eastAsiaTheme="minorEastAsia" w:hAnsiTheme="minorEastAsia" w:hint="eastAsia"/>
          <w:sz w:val="21"/>
          <w:szCs w:val="21"/>
        </w:rPr>
        <w:t>：</w:t>
      </w:r>
      <w:r>
        <w:rPr>
          <w:rFonts w:asciiTheme="minorEastAsia" w:eastAsiaTheme="minorEastAsia" w:hAnsiTheme="minorEastAsia"/>
          <w:sz w:val="21"/>
          <w:szCs w:val="21"/>
        </w:rPr>
        <w:t>nodes</w:t>
      </w:r>
      <w:r w:rsidRPr="00D021FB">
        <w:rPr>
          <w:rFonts w:asciiTheme="minorEastAsia" w:eastAsiaTheme="minorEastAsia" w:hAnsiTheme="minorEastAsia"/>
          <w:sz w:val="21"/>
          <w:szCs w:val="21"/>
        </w:rPr>
        <w:t>.csv</w:t>
      </w:r>
      <w:r w:rsidRP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2F0BF95A"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40975437"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08869B99"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3E487D1D" w14:textId="77777777" w:rsidTr="00373919">
        <w:trPr>
          <w:jc w:val="center"/>
        </w:trPr>
        <w:tc>
          <w:tcPr>
            <w:tcW w:w="3120" w:type="dxa"/>
          </w:tcPr>
          <w:p w14:paraId="7969B115" w14:textId="06323027" w:rsidR="00D021FB" w:rsidRPr="00C448F9" w:rsidRDefault="00D021FB"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ノードID</w:t>
            </w:r>
          </w:p>
        </w:tc>
        <w:tc>
          <w:tcPr>
            <w:tcW w:w="2127" w:type="dxa"/>
            <w:hideMark/>
          </w:tcPr>
          <w:p w14:paraId="66BB6617" w14:textId="233A3A5D"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node_id</w:t>
            </w:r>
            <w:proofErr w:type="spellEnd"/>
          </w:p>
        </w:tc>
      </w:tr>
      <w:tr w:rsidR="00D021FB" w:rsidRPr="00F73DEE" w14:paraId="442E0D24" w14:textId="77777777" w:rsidTr="00373919">
        <w:trPr>
          <w:jc w:val="center"/>
        </w:trPr>
        <w:tc>
          <w:tcPr>
            <w:tcW w:w="3120" w:type="dxa"/>
          </w:tcPr>
          <w:p w14:paraId="7DF48591" w14:textId="643BD5FC" w:rsidR="00D021FB" w:rsidRPr="00F73DEE" w:rsidRDefault="00D021FB" w:rsidP="00373919">
            <w:pPr>
              <w:rPr>
                <w:rFonts w:ascii="游明朝" w:eastAsia="游明朝" w:hAnsi="游明朝"/>
                <w:sz w:val="21"/>
                <w:szCs w:val="21"/>
              </w:rPr>
            </w:pPr>
            <w:r>
              <w:rPr>
                <w:rFonts w:ascii="游明朝" w:eastAsia="游明朝" w:hAnsi="游明朝" w:hint="eastAsia"/>
                <w:sz w:val="21"/>
                <w:szCs w:val="21"/>
              </w:rPr>
              <w:t>緯度</w:t>
            </w:r>
          </w:p>
        </w:tc>
        <w:tc>
          <w:tcPr>
            <w:tcW w:w="2127" w:type="dxa"/>
            <w:hideMark/>
          </w:tcPr>
          <w:p w14:paraId="28B5092F" w14:textId="4CE7CC87"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D021FB" w:rsidRPr="00F73DEE" w14:paraId="4D388F4F" w14:textId="77777777" w:rsidTr="00373919">
        <w:trPr>
          <w:jc w:val="center"/>
        </w:trPr>
        <w:tc>
          <w:tcPr>
            <w:tcW w:w="3120" w:type="dxa"/>
          </w:tcPr>
          <w:p w14:paraId="35BAF957" w14:textId="1994BF72"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経度</w:t>
            </w:r>
          </w:p>
        </w:tc>
        <w:tc>
          <w:tcPr>
            <w:tcW w:w="2127" w:type="dxa"/>
            <w:hideMark/>
          </w:tcPr>
          <w:p w14:paraId="60FC6196" w14:textId="494112B5"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r w:rsidR="00D021FB" w:rsidRPr="00F73DEE" w14:paraId="75D504C8" w14:textId="77777777" w:rsidTr="00373919">
        <w:trPr>
          <w:jc w:val="center"/>
        </w:trPr>
        <w:tc>
          <w:tcPr>
            <w:tcW w:w="3120" w:type="dxa"/>
          </w:tcPr>
          <w:p w14:paraId="0DDE9F0C" w14:textId="2A03FA69" w:rsidR="00D021FB" w:rsidRPr="00F73DEE" w:rsidRDefault="00D021FB" w:rsidP="00373919">
            <w:pPr>
              <w:rPr>
                <w:rFonts w:ascii="游明朝" w:eastAsia="游明朝" w:hAnsi="游明朝" w:cs="Times New Roman"/>
                <w:sz w:val="21"/>
                <w:szCs w:val="21"/>
              </w:rPr>
            </w:pPr>
            <w:r>
              <w:rPr>
                <w:rFonts w:asciiTheme="minorEastAsia" w:eastAsiaTheme="minorEastAsia" w:hAnsiTheme="minorEastAsia" w:hint="eastAsia"/>
                <w:sz w:val="21"/>
                <w:szCs w:val="21"/>
              </w:rPr>
              <w:t>標高</w:t>
            </w:r>
            <w:r>
              <w:rPr>
                <w:rFonts w:asciiTheme="minorEastAsia" w:eastAsiaTheme="minorEastAsia" w:hAnsiTheme="minorEastAsia"/>
                <w:sz w:val="21"/>
                <w:szCs w:val="21"/>
              </w:rPr>
              <w:t>(m)</w:t>
            </w:r>
          </w:p>
        </w:tc>
        <w:tc>
          <w:tcPr>
            <w:tcW w:w="2127" w:type="dxa"/>
            <w:hideMark/>
          </w:tcPr>
          <w:p w14:paraId="30883E91" w14:textId="4FFF5437" w:rsidR="00D021FB" w:rsidRPr="00F73DEE" w:rsidRDefault="00D021FB" w:rsidP="00373919">
            <w:pPr>
              <w:jc w:val="center"/>
              <w:rPr>
                <w:rFonts w:asciiTheme="minorEastAsia" w:eastAsiaTheme="minorEastAsia" w:hAnsiTheme="minorEastAsia"/>
                <w:sz w:val="21"/>
                <w:szCs w:val="21"/>
              </w:rPr>
            </w:pPr>
            <w:r>
              <w:rPr>
                <w:rFonts w:asciiTheme="minorEastAsia" w:eastAsiaTheme="minorEastAsia" w:hAnsiTheme="minorEastAsia"/>
                <w:sz w:val="21"/>
                <w:szCs w:val="21"/>
              </w:rPr>
              <w:t>elevation</w:t>
            </w:r>
          </w:p>
        </w:tc>
      </w:tr>
    </w:tbl>
    <w:p w14:paraId="7EFB0590" w14:textId="77777777" w:rsidR="00693D08" w:rsidRDefault="00693D08" w:rsidP="00D021FB">
      <w:pPr>
        <w:jc w:val="center"/>
        <w:rPr>
          <w:rFonts w:asciiTheme="minorEastAsia" w:eastAsiaTheme="minorEastAsia" w:hAnsiTheme="minorEastAsia"/>
          <w:sz w:val="21"/>
          <w:szCs w:val="21"/>
        </w:rPr>
      </w:pPr>
    </w:p>
    <w:p w14:paraId="57486388" w14:textId="77777777" w:rsidR="00693D08" w:rsidRDefault="00693D08" w:rsidP="00D021FB">
      <w:pPr>
        <w:jc w:val="center"/>
        <w:rPr>
          <w:rFonts w:asciiTheme="minorEastAsia" w:eastAsiaTheme="minorEastAsia" w:hAnsiTheme="minorEastAsia"/>
          <w:sz w:val="21"/>
          <w:szCs w:val="21"/>
        </w:rPr>
      </w:pPr>
    </w:p>
    <w:p w14:paraId="7C252246" w14:textId="7F115720" w:rsidR="00D021FB" w:rsidRPr="00C448F9" w:rsidRDefault="00D021FB" w:rsidP="00D021FB">
      <w:pPr>
        <w:jc w:val="center"/>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表</w:t>
      </w:r>
      <w:r>
        <w:rPr>
          <w:rFonts w:asciiTheme="minorEastAsia" w:eastAsiaTheme="minorEastAsia" w:hAnsiTheme="minorEastAsia"/>
          <w:sz w:val="21"/>
          <w:szCs w:val="21"/>
        </w:rPr>
        <w:t>4</w:t>
      </w:r>
      <w:r>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edges</w:t>
      </w:r>
      <w:r>
        <w:rPr>
          <w:rFonts w:asciiTheme="minorEastAsia" w:eastAsiaTheme="minorEastAsia" w:hAnsiTheme="minorEastAsia"/>
          <w:sz w:val="21"/>
          <w:szCs w:val="21"/>
        </w:rPr>
        <w:t>.csv</w:t>
      </w:r>
      <w:r>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7737305F"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37A0E472"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3268BD69"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0A0C1EDB" w14:textId="77777777" w:rsidTr="00373919">
        <w:trPr>
          <w:jc w:val="center"/>
        </w:trPr>
        <w:tc>
          <w:tcPr>
            <w:tcW w:w="3120" w:type="dxa"/>
          </w:tcPr>
          <w:p w14:paraId="1B479471" w14:textId="3B9619CC" w:rsidR="00D021FB" w:rsidRPr="00C448F9" w:rsidRDefault="00D021FB"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始点のノードID</w:t>
            </w:r>
          </w:p>
        </w:tc>
        <w:tc>
          <w:tcPr>
            <w:tcW w:w="2127" w:type="dxa"/>
            <w:hideMark/>
          </w:tcPr>
          <w:p w14:paraId="24166421" w14:textId="0E7CFEDD"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from_node</w:t>
            </w:r>
            <w:proofErr w:type="spellEnd"/>
          </w:p>
        </w:tc>
      </w:tr>
      <w:tr w:rsidR="00D021FB" w:rsidRPr="00F73DEE" w14:paraId="0223681C" w14:textId="77777777" w:rsidTr="00373919">
        <w:trPr>
          <w:jc w:val="center"/>
        </w:trPr>
        <w:tc>
          <w:tcPr>
            <w:tcW w:w="3120" w:type="dxa"/>
          </w:tcPr>
          <w:p w14:paraId="0E087B5F" w14:textId="77A0F70E" w:rsidR="00D021FB" w:rsidRPr="00F73DEE" w:rsidRDefault="00D021FB" w:rsidP="00373919">
            <w:pPr>
              <w:rPr>
                <w:rFonts w:ascii="游明朝" w:eastAsia="游明朝" w:hAnsi="游明朝"/>
                <w:sz w:val="21"/>
                <w:szCs w:val="21"/>
              </w:rPr>
            </w:pPr>
            <w:r>
              <w:rPr>
                <w:rFonts w:ascii="游明朝" w:eastAsia="游明朝" w:hAnsi="游明朝" w:hint="eastAsia"/>
                <w:sz w:val="21"/>
                <w:szCs w:val="21"/>
              </w:rPr>
              <w:t>終点のノードID</w:t>
            </w:r>
          </w:p>
        </w:tc>
        <w:tc>
          <w:tcPr>
            <w:tcW w:w="2127" w:type="dxa"/>
            <w:hideMark/>
          </w:tcPr>
          <w:p w14:paraId="7671ADBF" w14:textId="7D6C4AD1"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to_node</w:t>
            </w:r>
            <w:proofErr w:type="spellEnd"/>
          </w:p>
        </w:tc>
      </w:tr>
      <w:tr w:rsidR="00D021FB" w:rsidRPr="00F73DEE" w14:paraId="283B22D6" w14:textId="77777777" w:rsidTr="00373919">
        <w:trPr>
          <w:jc w:val="center"/>
        </w:trPr>
        <w:tc>
          <w:tcPr>
            <w:tcW w:w="3120" w:type="dxa"/>
          </w:tcPr>
          <w:p w14:paraId="235DA70E" w14:textId="6E53CF75"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道の長さ</w:t>
            </w:r>
            <w:r>
              <w:rPr>
                <w:rFonts w:ascii="游明朝" w:eastAsia="游明朝" w:hAnsi="游明朝"/>
                <w:sz w:val="21"/>
                <w:szCs w:val="21"/>
              </w:rPr>
              <w:t>(m)</w:t>
            </w:r>
          </w:p>
        </w:tc>
        <w:tc>
          <w:tcPr>
            <w:tcW w:w="2127" w:type="dxa"/>
            <w:hideMark/>
          </w:tcPr>
          <w:p w14:paraId="5ADE965C" w14:textId="6874E79F"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length_m</w:t>
            </w:r>
            <w:proofErr w:type="spellEnd"/>
          </w:p>
        </w:tc>
      </w:tr>
      <w:tr w:rsidR="00D021FB" w:rsidRPr="00F73DEE" w14:paraId="24CCCE2B" w14:textId="77777777" w:rsidTr="00373919">
        <w:trPr>
          <w:jc w:val="center"/>
        </w:trPr>
        <w:tc>
          <w:tcPr>
            <w:tcW w:w="3120" w:type="dxa"/>
          </w:tcPr>
          <w:p w14:paraId="7FB4364B" w14:textId="78E4B6FA"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標高差</w:t>
            </w:r>
          </w:p>
        </w:tc>
        <w:tc>
          <w:tcPr>
            <w:tcW w:w="2127" w:type="dxa"/>
            <w:hideMark/>
          </w:tcPr>
          <w:p w14:paraId="3F93D12F" w14:textId="4B512466"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elevation_change</w:t>
            </w:r>
            <w:proofErr w:type="spellEnd"/>
          </w:p>
        </w:tc>
      </w:tr>
      <w:tr w:rsidR="00D021FB" w:rsidRPr="00F73DEE" w14:paraId="64E8D38F" w14:textId="77777777" w:rsidTr="00373919">
        <w:trPr>
          <w:jc w:val="center"/>
        </w:trPr>
        <w:tc>
          <w:tcPr>
            <w:tcW w:w="3120" w:type="dxa"/>
          </w:tcPr>
          <w:p w14:paraId="73215026" w14:textId="7EA187B6" w:rsidR="00D021FB" w:rsidRDefault="00D021FB" w:rsidP="00373919">
            <w:pPr>
              <w:rPr>
                <w:rFonts w:ascii="游明朝" w:eastAsia="游明朝" w:hAnsi="游明朝"/>
                <w:sz w:val="21"/>
                <w:szCs w:val="21"/>
              </w:rPr>
            </w:pPr>
            <w:r>
              <w:rPr>
                <w:rFonts w:ascii="游明朝" w:eastAsia="游明朝" w:hAnsi="游明朝" w:hint="eastAsia"/>
                <w:sz w:val="21"/>
                <w:szCs w:val="21"/>
              </w:rPr>
              <w:t>累計登り</w:t>
            </w:r>
            <w:r>
              <w:rPr>
                <w:rFonts w:ascii="游明朝" w:eastAsia="游明朝" w:hAnsi="游明朝"/>
                <w:sz w:val="21"/>
                <w:szCs w:val="21"/>
              </w:rPr>
              <w:t>(m)</w:t>
            </w:r>
          </w:p>
        </w:tc>
        <w:tc>
          <w:tcPr>
            <w:tcW w:w="2127" w:type="dxa"/>
          </w:tcPr>
          <w:p w14:paraId="600CC4DA" w14:textId="35CCCED3" w:rsidR="00D021FB"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elevation_gain</w:t>
            </w:r>
            <w:proofErr w:type="spellEnd"/>
          </w:p>
        </w:tc>
      </w:tr>
    </w:tbl>
    <w:p w14:paraId="621874D3" w14:textId="727EF38F" w:rsidR="00AA6F0C" w:rsidRPr="00D021FB" w:rsidRDefault="00AA6F0C" w:rsidP="00D021FB">
      <w:pPr>
        <w:pStyle w:val="a9"/>
        <w:numPr>
          <w:ilvl w:val="0"/>
          <w:numId w:val="1"/>
        </w:numPr>
        <w:jc w:val="both"/>
        <w:rPr>
          <w:rFonts w:asciiTheme="minorEastAsia" w:eastAsiaTheme="minorEastAsia" w:hAnsiTheme="minorEastAsia"/>
          <w:sz w:val="21"/>
          <w:szCs w:val="21"/>
        </w:rPr>
      </w:pPr>
      <w:r w:rsidRPr="00D021FB">
        <w:rPr>
          <w:rFonts w:asciiTheme="minorEastAsia" w:eastAsiaTheme="minorEastAsia" w:hAnsiTheme="minorEastAsia"/>
          <w:sz w:val="21"/>
          <w:szCs w:val="21"/>
        </w:rPr>
        <w:t>スタート</w:t>
      </w:r>
      <w:r w:rsidRPr="00D021FB">
        <w:rPr>
          <w:rFonts w:asciiTheme="minorEastAsia" w:eastAsiaTheme="minorEastAsia" w:hAnsiTheme="minorEastAsia" w:hint="eastAsia"/>
          <w:sz w:val="21"/>
          <w:szCs w:val="21"/>
        </w:rPr>
        <w:t>と</w:t>
      </w:r>
      <w:r w:rsidRPr="00D021FB">
        <w:rPr>
          <w:rFonts w:asciiTheme="minorEastAsia" w:eastAsiaTheme="minorEastAsia" w:hAnsiTheme="minorEastAsia"/>
          <w:sz w:val="21"/>
          <w:szCs w:val="21"/>
        </w:rPr>
        <w:t>ゴール地点（正門）</w:t>
      </w:r>
      <w:r w:rsidR="00C448F9" w:rsidRPr="00D021FB">
        <w:rPr>
          <w:rFonts w:asciiTheme="minorEastAsia" w:eastAsiaTheme="minorEastAsia" w:hAnsiTheme="minorEastAsia" w:hint="eastAsia"/>
          <w:sz w:val="21"/>
          <w:szCs w:val="21"/>
        </w:rPr>
        <w:t>：</w:t>
      </w:r>
      <w:r w:rsidR="00C448F9" w:rsidRPr="00D021FB">
        <w:rPr>
          <w:rFonts w:asciiTheme="minorEastAsia" w:eastAsiaTheme="minorEastAsia" w:hAnsiTheme="minorEastAsia"/>
          <w:sz w:val="21"/>
          <w:szCs w:val="21"/>
        </w:rPr>
        <w:t>seimon.csv</w:t>
      </w:r>
    </w:p>
    <w:p w14:paraId="63ABBC71" w14:textId="4BC08D4F" w:rsidR="00D021FB" w:rsidRPr="00D021FB" w:rsidRDefault="00D021FB" w:rsidP="00D021FB">
      <w:pPr>
        <w:jc w:val="center"/>
        <w:rPr>
          <w:rFonts w:asciiTheme="minorEastAsia" w:eastAsiaTheme="minorEastAsia" w:hAnsiTheme="minorEastAsia"/>
          <w:sz w:val="21"/>
          <w:szCs w:val="21"/>
        </w:rPr>
      </w:pPr>
      <w:r w:rsidRPr="00D021FB">
        <w:rPr>
          <w:rFonts w:asciiTheme="minorEastAsia" w:eastAsiaTheme="minorEastAsia" w:hAnsiTheme="minorEastAsia" w:hint="eastAsia"/>
          <w:sz w:val="21"/>
          <w:szCs w:val="21"/>
        </w:rPr>
        <w:t>表</w:t>
      </w:r>
      <w:r>
        <w:rPr>
          <w:rFonts w:asciiTheme="minorEastAsia" w:eastAsiaTheme="minorEastAsia" w:hAnsiTheme="minorEastAsia"/>
          <w:sz w:val="21"/>
          <w:szCs w:val="21"/>
        </w:rPr>
        <w:t>5</w:t>
      </w:r>
      <w:r w:rsidRPr="00D021FB">
        <w:rPr>
          <w:rFonts w:asciiTheme="minorEastAsia" w:eastAsiaTheme="minorEastAsia" w:hAnsiTheme="minorEastAsia" w:hint="eastAsia"/>
          <w:sz w:val="21"/>
          <w:szCs w:val="21"/>
        </w:rPr>
        <w:t>：</w:t>
      </w:r>
      <w:r w:rsidRPr="00D021FB">
        <w:rPr>
          <w:rFonts w:asciiTheme="minorEastAsia" w:eastAsiaTheme="minorEastAsia" w:hAnsiTheme="minorEastAsia"/>
          <w:sz w:val="21"/>
          <w:szCs w:val="21"/>
        </w:rPr>
        <w:t>seimon.csv</w:t>
      </w:r>
      <w:r w:rsidRP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47D7BB18"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4E691411"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3033A1ED"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1A8EDC1D" w14:textId="77777777" w:rsidTr="00373919">
        <w:trPr>
          <w:jc w:val="center"/>
        </w:trPr>
        <w:tc>
          <w:tcPr>
            <w:tcW w:w="3120" w:type="dxa"/>
          </w:tcPr>
          <w:p w14:paraId="3A3151D3" w14:textId="30584A5F" w:rsidR="00D021FB" w:rsidRPr="00C448F9" w:rsidRDefault="00D021FB" w:rsidP="00D021FB">
            <w:pPr>
              <w:rPr>
                <w:rFonts w:asciiTheme="minorEastAsia" w:eastAsiaTheme="minorEastAsia" w:hAnsiTheme="minorEastAsia"/>
                <w:sz w:val="21"/>
                <w:szCs w:val="21"/>
              </w:rPr>
            </w:pPr>
            <w:r>
              <w:rPr>
                <w:rFonts w:ascii="游明朝" w:eastAsia="游明朝" w:hAnsi="游明朝" w:hint="eastAsia"/>
                <w:sz w:val="21"/>
                <w:szCs w:val="21"/>
              </w:rPr>
              <w:t>緯度</w:t>
            </w:r>
          </w:p>
        </w:tc>
        <w:tc>
          <w:tcPr>
            <w:tcW w:w="2127" w:type="dxa"/>
            <w:hideMark/>
          </w:tcPr>
          <w:p w14:paraId="111CD7C8" w14:textId="621C721E" w:rsidR="00D021FB" w:rsidRPr="00F73DEE" w:rsidRDefault="00D021FB" w:rsidP="00D021FB">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D021FB" w:rsidRPr="00F73DEE" w14:paraId="3B07681D" w14:textId="77777777" w:rsidTr="00373919">
        <w:trPr>
          <w:jc w:val="center"/>
        </w:trPr>
        <w:tc>
          <w:tcPr>
            <w:tcW w:w="3120" w:type="dxa"/>
          </w:tcPr>
          <w:p w14:paraId="759F10CF" w14:textId="6AE43C4D" w:rsidR="00D021FB" w:rsidRPr="00F73DEE" w:rsidRDefault="00D021FB" w:rsidP="00D021FB">
            <w:pPr>
              <w:rPr>
                <w:rFonts w:ascii="游明朝" w:eastAsia="游明朝" w:hAnsi="游明朝"/>
                <w:sz w:val="21"/>
                <w:szCs w:val="21"/>
              </w:rPr>
            </w:pPr>
            <w:r>
              <w:rPr>
                <w:rFonts w:ascii="游明朝" w:eastAsia="游明朝" w:hAnsi="游明朝" w:hint="eastAsia"/>
                <w:sz w:val="21"/>
                <w:szCs w:val="21"/>
              </w:rPr>
              <w:t>経度</w:t>
            </w:r>
          </w:p>
        </w:tc>
        <w:tc>
          <w:tcPr>
            <w:tcW w:w="2127" w:type="dxa"/>
            <w:hideMark/>
          </w:tcPr>
          <w:p w14:paraId="7254D1F4" w14:textId="59A99211" w:rsidR="00D021FB" w:rsidRPr="00F73DEE" w:rsidRDefault="00D021FB" w:rsidP="00D021FB">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bl>
    <w:p w14:paraId="121B65AD" w14:textId="41D65087" w:rsidR="00F66BBE" w:rsidRPr="00E448AA" w:rsidRDefault="00AA6F0C" w:rsidP="008F2302">
      <w:pPr>
        <w:snapToGrid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評価関数</w:t>
      </w:r>
      <m:oMath>
        <m:r>
          <w:rPr>
            <w:rFonts w:ascii="Cambria Math" w:eastAsiaTheme="minorEastAsia" w:hAnsi="Cambria Math"/>
            <w:sz w:val="21"/>
            <w:szCs w:val="21"/>
          </w:rPr>
          <m:t>E</m:t>
        </m:r>
      </m:oMath>
      <w:r w:rsidR="003C5682">
        <w:rPr>
          <w:rFonts w:asciiTheme="minorEastAsia" w:eastAsiaTheme="minorEastAsia" w:hAnsiTheme="minorEastAsia" w:hint="eastAsia"/>
          <w:sz w:val="21"/>
          <w:szCs w:val="21"/>
        </w:rPr>
        <w:t>の値</w:t>
      </w:r>
      <w:r w:rsidR="006B4CE9">
        <w:rPr>
          <w:rFonts w:asciiTheme="minorEastAsia" w:eastAsiaTheme="minorEastAsia" w:hAnsiTheme="minorEastAsia" w:hint="eastAsia"/>
          <w:sz w:val="21"/>
          <w:szCs w:val="21"/>
        </w:rPr>
        <w:t>が小さ</w:t>
      </w:r>
      <w:r w:rsidR="003C5682">
        <w:rPr>
          <w:rFonts w:asciiTheme="minorEastAsia" w:eastAsiaTheme="minorEastAsia" w:hAnsiTheme="minorEastAsia" w:hint="eastAsia"/>
          <w:sz w:val="21"/>
          <w:szCs w:val="21"/>
        </w:rPr>
        <w:t>いほど適切なコースとする</w:t>
      </w:r>
      <w:r w:rsidR="006B4CE9">
        <w:rPr>
          <w:rFonts w:asciiTheme="minorEastAsia" w:eastAsiaTheme="minorEastAsia" w:hAnsiTheme="minorEastAsia" w:hint="eastAsia"/>
          <w:sz w:val="21"/>
          <w:szCs w:val="21"/>
        </w:rPr>
        <w:t>。</w:t>
      </w:r>
      <w:r w:rsidR="003C5682">
        <w:rPr>
          <w:rFonts w:asciiTheme="minorEastAsia" w:eastAsiaTheme="minorEastAsia" w:hAnsiTheme="minorEastAsia" w:hint="eastAsia"/>
          <w:sz w:val="21"/>
          <w:szCs w:val="21"/>
        </w:rPr>
        <w:t>ここで，</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00E20278" w:rsidRPr="00D2569A">
        <w:rPr>
          <w:rFonts w:asciiTheme="minorEastAsia" w:eastAsiaTheme="minorEastAsia" w:hAnsiTheme="minorEastAsia" w:hint="eastAsia"/>
        </w:rPr>
        <w:t>は</w:t>
      </w:r>
      <w:r w:rsidR="003C5682">
        <w:rPr>
          <w:rFonts w:asciiTheme="minorEastAsia" w:eastAsiaTheme="minorEastAsia" w:hAnsiTheme="minorEastAsia" w:hint="eastAsia"/>
          <w:sz w:val="21"/>
          <w:szCs w:val="21"/>
        </w:rPr>
        <w:t>コントロール</w:t>
      </w:r>
      <m:oMath>
        <m:r>
          <w:ins w:id="9" w:author="Noriko OTANI" w:date="2026-07-20T17:05:00Z" w16du:dateUtc="2026-07-20T08:05:00Z">
            <w:rPr>
              <w:rFonts w:ascii="Cambria Math" w:hAnsi="Cambria Math"/>
            </w:rPr>
            <m:t>i</m:t>
          </w:ins>
        </m:r>
      </m:oMath>
      <w:r w:rsidR="00D2569A">
        <w:rPr>
          <w:rFonts w:asciiTheme="minorEastAsia" w:eastAsiaTheme="minorEastAsia" w:hAnsiTheme="minorEastAsia" w:hint="eastAsia"/>
          <w:sz w:val="21"/>
          <w:szCs w:val="21"/>
        </w:rPr>
        <w:t>と</w:t>
      </w:r>
      <w:r w:rsidR="00E448AA">
        <w:rPr>
          <w:rFonts w:asciiTheme="minorEastAsia" w:eastAsiaTheme="minorEastAsia" w:hAnsiTheme="minorEastAsia" w:hint="eastAsia"/>
          <w:sz w:val="21"/>
          <w:szCs w:val="21"/>
        </w:rPr>
        <w:t>コントロール</w:t>
      </w:r>
      <m:oMath>
        <m:r>
          <w:ins w:id="10" w:author="Noriko OTANI" w:date="2026-07-20T17:06:00Z" w16du:dateUtc="2026-07-20T08:06:00Z">
            <w:rPr>
              <w:rFonts w:ascii="Cambria Math" w:hAnsi="Cambria Math"/>
            </w:rPr>
            <m:t>j</m:t>
          </w:ins>
        </m:r>
      </m:oMath>
      <w:r w:rsidR="00D2569A">
        <w:rPr>
          <w:rFonts w:asciiTheme="minorEastAsia" w:eastAsiaTheme="minorEastAsia" w:hAnsiTheme="minorEastAsia" w:hint="eastAsia"/>
          <w:sz w:val="21"/>
          <w:szCs w:val="21"/>
        </w:rPr>
        <w:t>の</w:t>
      </w:r>
      <w:r w:rsidR="003C5682">
        <w:rPr>
          <w:rFonts w:asciiTheme="minorEastAsia" w:eastAsiaTheme="minorEastAsia" w:hAnsiTheme="minorEastAsia" w:hint="eastAsia"/>
          <w:sz w:val="21"/>
          <w:szCs w:val="21"/>
        </w:rPr>
        <w:t>ユークリッド</w:t>
      </w:r>
      <w:r w:rsidR="00D2569A">
        <w:rPr>
          <w:rFonts w:asciiTheme="minorEastAsia" w:eastAsiaTheme="minorEastAsia" w:hAnsiTheme="minorEastAsia" w:hint="eastAsia"/>
          <w:sz w:val="21"/>
          <w:szCs w:val="21"/>
        </w:rPr>
        <w:t>距離</w:t>
      </w:r>
      <w:r w:rsidR="003C5682">
        <w:rPr>
          <w:rFonts w:asciiTheme="minorEastAsia" w:eastAsiaTheme="minorEastAsia" w:hAnsiTheme="minorEastAsia" w:hint="eastAsia"/>
          <w:sz w:val="21"/>
          <w:szCs w:val="21"/>
        </w:rPr>
        <w:t>，</w:t>
      </w:r>
      <m:oMath>
        <m:sSub>
          <m:sSubPr>
            <m:ctrlPr>
              <w:rPr>
                <w:rFonts w:ascii="Cambria Math" w:hAnsi="Cambria Math"/>
                <w:i/>
              </w:rPr>
            </m:ctrlPr>
          </m:sSubPr>
          <m:e>
            <m:r>
              <w:rPr>
                <w:rFonts w:ascii="Cambria Math" w:hAnsi="Cambria Math"/>
              </w:rPr>
              <m:t>l</m:t>
            </m:r>
          </m:e>
          <m:sub>
            <m:r>
              <w:rPr>
                <w:rFonts w:ascii="Cambria Math" w:hAnsi="Cambria Math"/>
              </w:rPr>
              <m:t>i,i+1</m:t>
            </m:r>
          </m:sub>
        </m:sSub>
      </m:oMath>
      <w:r w:rsidR="00854F42">
        <w:rPr>
          <w:rFonts w:asciiTheme="minorEastAsia" w:eastAsiaTheme="minorEastAsia" w:hAnsiTheme="minorEastAsia" w:hint="eastAsia"/>
        </w:rPr>
        <w:t>は</w:t>
      </w:r>
      <m:oMath>
        <m:r>
          <w:ins w:id="11" w:author="Noriko OTANI" w:date="2026-07-20T17:05:00Z" w16du:dateUtc="2026-07-20T08:05:00Z">
            <w:rPr>
              <w:rFonts w:ascii="Cambria Math" w:hAnsi="Cambria Math"/>
            </w:rPr>
            <m:t>i</m:t>
          </w:ins>
        </m:r>
      </m:oMath>
      <w:r w:rsidR="003C5682">
        <w:rPr>
          <w:rFonts w:asciiTheme="minorEastAsia" w:eastAsiaTheme="minorEastAsia" w:hAnsiTheme="minorEastAsia" w:hint="eastAsia"/>
          <w:sz w:val="21"/>
          <w:szCs w:val="21"/>
        </w:rPr>
        <w:t>番目に訪問するコントロールから</w:t>
      </w:r>
      <m:oMath>
        <m:r>
          <w:ins w:id="12" w:author="Noriko OTANI" w:date="2026-07-20T17:05:00Z" w16du:dateUtc="2026-07-20T08:05:00Z">
            <w:rPr>
              <w:rFonts w:ascii="Cambria Math" w:hAnsi="Cambria Math"/>
            </w:rPr>
            <m:t>i</m:t>
          </w:ins>
        </m:r>
      </m:oMath>
      <w:r w:rsidR="00854F42">
        <w:rPr>
          <w:rFonts w:asciiTheme="minorEastAsia" w:eastAsiaTheme="minorEastAsia" w:hAnsiTheme="minorEastAsia"/>
          <w:sz w:val="21"/>
          <w:szCs w:val="21"/>
        </w:rPr>
        <w:t>+1</w:t>
      </w:r>
      <w:r w:rsidR="003C5682">
        <w:rPr>
          <w:rFonts w:asciiTheme="minorEastAsia" w:eastAsiaTheme="minorEastAsia" w:hAnsiTheme="minorEastAsia" w:hint="eastAsia"/>
          <w:sz w:val="21"/>
          <w:szCs w:val="21"/>
        </w:rPr>
        <w:t>番目に訪問するコントロールまで</w:t>
      </w:r>
      <w:r w:rsidR="00854F42">
        <w:rPr>
          <w:rFonts w:asciiTheme="minorEastAsia" w:eastAsiaTheme="minorEastAsia" w:hAnsiTheme="minorEastAsia" w:hint="eastAsia"/>
          <w:sz w:val="21"/>
          <w:szCs w:val="21"/>
        </w:rPr>
        <w:t>の道のり</w:t>
      </w:r>
      <w:r w:rsidR="00F66BBE">
        <w:rPr>
          <w:rFonts w:asciiTheme="minorEastAsia" w:eastAsiaTheme="minorEastAsia" w:hAnsiTheme="minorEastAsia" w:hint="eastAsia"/>
          <w:sz w:val="21"/>
          <w:szCs w:val="21"/>
        </w:rPr>
        <w:t>，</w:t>
      </w:r>
      <m:oMath>
        <m:sSub>
          <m:sSubPr>
            <m:ctrlPr>
              <w:rPr>
                <w:rFonts w:ascii="Cambria Math" w:hAnsi="Cambria Math"/>
                <w:i/>
              </w:rPr>
            </m:ctrlPr>
          </m:sSubPr>
          <m:e>
            <m:r>
              <w:rPr>
                <w:rFonts w:ascii="Cambria Math" w:hAnsi="Cambria Math"/>
              </w:rPr>
              <m:t>g</m:t>
            </m:r>
          </m:e>
          <m:sub>
            <m:r>
              <w:rPr>
                <w:rFonts w:ascii="Cambria Math" w:hAnsi="Cambria Math"/>
              </w:rPr>
              <m:t>i,i+1</m:t>
            </m:r>
          </m:sub>
        </m:sSub>
      </m:oMath>
      <w:r w:rsidR="00854F42">
        <w:rPr>
          <w:rFonts w:asciiTheme="minorEastAsia" w:eastAsiaTheme="minorEastAsia" w:hAnsiTheme="minorEastAsia" w:hint="eastAsia"/>
        </w:rPr>
        <w:t>は</w:t>
      </w:r>
      <m:oMath>
        <m:r>
          <w:ins w:id="13" w:author="Noriko OTANI" w:date="2026-07-20T17:05:00Z" w16du:dateUtc="2026-07-20T08:05:00Z">
            <w:rPr>
              <w:rFonts w:ascii="Cambria Math" w:hAnsi="Cambria Math"/>
            </w:rPr>
            <m:t>i</m:t>
          </w:ins>
        </m:r>
      </m:oMath>
      <w:r w:rsidR="003C5682">
        <w:rPr>
          <w:rFonts w:asciiTheme="minorEastAsia" w:eastAsiaTheme="minorEastAsia" w:hAnsiTheme="minorEastAsia" w:hint="eastAsia"/>
          <w:sz w:val="21"/>
          <w:szCs w:val="21"/>
        </w:rPr>
        <w:t>番目に訪問するコントロール</w:t>
      </w:r>
      <w:r w:rsidR="00EA3796">
        <w:rPr>
          <w:rFonts w:asciiTheme="minorEastAsia" w:eastAsiaTheme="minorEastAsia" w:hAnsiTheme="minorEastAsia" w:hint="eastAsia"/>
          <w:sz w:val="21"/>
          <w:szCs w:val="21"/>
        </w:rPr>
        <w:t>と</w:t>
      </w:r>
      <m:oMath>
        <m:r>
          <w:ins w:id="14" w:author="Noriko OTANI" w:date="2026-07-20T17:05:00Z" w16du:dateUtc="2026-07-20T08:05:00Z">
            <w:rPr>
              <w:rFonts w:ascii="Cambria Math" w:hAnsi="Cambria Math"/>
            </w:rPr>
            <m:t>i</m:t>
          </w:ins>
        </m:r>
      </m:oMath>
      <w:r w:rsidR="00EA3796">
        <w:rPr>
          <w:rFonts w:asciiTheme="minorEastAsia" w:eastAsiaTheme="minorEastAsia" w:hAnsiTheme="minorEastAsia"/>
          <w:sz w:val="21"/>
          <w:szCs w:val="21"/>
        </w:rPr>
        <w:t>+1</w:t>
      </w:r>
      <w:r w:rsidR="003C5682">
        <w:rPr>
          <w:rFonts w:asciiTheme="minorEastAsia" w:eastAsiaTheme="minorEastAsia" w:hAnsiTheme="minorEastAsia" w:hint="eastAsia"/>
          <w:sz w:val="21"/>
          <w:szCs w:val="21"/>
        </w:rPr>
        <w:t>番目に訪問するコントロール</w:t>
      </w:r>
      <w:r w:rsidR="00EA3796">
        <w:rPr>
          <w:rFonts w:asciiTheme="minorEastAsia" w:eastAsiaTheme="minorEastAsia" w:hAnsiTheme="minorEastAsia" w:hint="eastAsia"/>
          <w:sz w:val="21"/>
          <w:szCs w:val="21"/>
        </w:rPr>
        <w:t>の</w:t>
      </w:r>
      <w:r w:rsidR="00B77697">
        <w:rPr>
          <w:rFonts w:asciiTheme="minorEastAsia" w:eastAsiaTheme="minorEastAsia" w:hAnsiTheme="minorEastAsia" w:hint="eastAsia"/>
          <w:sz w:val="21"/>
          <w:szCs w:val="21"/>
        </w:rPr>
        <w:t>標高差</w:t>
      </w:r>
      <w:r w:rsidR="003C5682">
        <w:rPr>
          <w:rFonts w:asciiTheme="minorEastAsia" w:eastAsiaTheme="minorEastAsia" w:hAnsiTheme="minorEastAsia" w:hint="eastAsia"/>
          <w:sz w:val="21"/>
          <w:szCs w:val="21"/>
        </w:rPr>
        <w:t>，</w:t>
      </w:r>
      <m:oMath>
        <m:sSub>
          <m:sSubPr>
            <m:ctrlPr>
              <w:rPr>
                <w:rFonts w:ascii="Cambria Math" w:hAnsi="Cambria Math"/>
                <w:sz w:val="21"/>
                <w:szCs w:val="21"/>
              </w:rPr>
            </m:ctrlPr>
          </m:sSubPr>
          <m:e>
            <m:r>
              <w:rPr>
                <w:rFonts w:ascii="Cambria Math" w:hAnsi="Cambria Math"/>
                <w:sz w:val="21"/>
                <w:szCs w:val="21"/>
                <w:rPrChange w:id="15" w:author="Noriko OTANI" w:date="2026-07-17T20:34:00Z" w16du:dateUtc="2026-07-17T11:34:00Z">
                  <w:rPr>
                    <w:rFonts w:ascii="Cambria Math" w:hAnsi="Cambria Math"/>
                  </w:rPr>
                </w:rPrChange>
              </w:rPr>
              <m:t>n</m:t>
            </m:r>
          </m:e>
          <m:sub>
            <m:r>
              <w:rPr>
                <w:rFonts w:ascii="Cambria Math" w:hAnsi="Cambria Math"/>
                <w:sz w:val="21"/>
                <w:szCs w:val="21"/>
                <w:rPrChange w:id="16" w:author="Noriko OTANI" w:date="2026-07-17T20:34:00Z" w16du:dateUtc="2026-07-17T11:34:00Z">
                  <w:rPr>
                    <w:rFonts w:ascii="Cambria Math" w:hAnsi="Cambria Math"/>
                  </w:rPr>
                </w:rPrChange>
              </w:rPr>
              <m:t>controls</m:t>
            </m:r>
          </m:sub>
        </m:sSub>
      </m:oMath>
      <w:r w:rsidR="003C5682" w:rsidRPr="00F66BBE">
        <w:rPr>
          <w:rStyle w:val="vlist-s"/>
          <w:rFonts w:asciiTheme="minorEastAsia" w:eastAsiaTheme="minorEastAsia" w:hAnsiTheme="minorEastAsia" w:hint="eastAsia"/>
          <w:sz w:val="21"/>
          <w:szCs w:val="21"/>
        </w:rPr>
        <w:t>はコースに含まれるコントロールの数</w:t>
      </w:r>
      <w:r w:rsidR="00EA3796">
        <w:rPr>
          <w:rFonts w:asciiTheme="minorEastAsia" w:eastAsiaTheme="minorEastAsia" w:hAnsiTheme="minorEastAsia" w:hint="eastAsia"/>
          <w:sz w:val="21"/>
          <w:szCs w:val="21"/>
        </w:rPr>
        <w:t>を</w:t>
      </w:r>
      <w:r w:rsidR="003C5682">
        <w:rPr>
          <w:rFonts w:asciiTheme="minorEastAsia" w:eastAsiaTheme="minorEastAsia" w:hAnsiTheme="minorEastAsia" w:hint="eastAsia"/>
          <w:sz w:val="21"/>
          <w:szCs w:val="21"/>
        </w:rPr>
        <w:t>表</w:t>
      </w:r>
      <w:r w:rsidR="00EA3796">
        <w:rPr>
          <w:rFonts w:asciiTheme="minorEastAsia" w:eastAsiaTheme="minorEastAsia" w:hAnsiTheme="minorEastAsia" w:hint="eastAsia"/>
          <w:sz w:val="21"/>
          <w:szCs w:val="21"/>
        </w:rPr>
        <w:t>す。</w:t>
      </w:r>
      <w:r w:rsidR="00B77697">
        <w:rPr>
          <w:rFonts w:asciiTheme="minorEastAsia" w:eastAsiaTheme="minorEastAsia" w:hAnsiTheme="minorEastAsia" w:hint="eastAsia"/>
          <w:sz w:val="21"/>
          <w:szCs w:val="21"/>
        </w:rPr>
        <w:t>ただし，0番目に訪問するコントロールと</w:t>
      </w:r>
      <m:oMath>
        <m:sSub>
          <m:sSubPr>
            <m:ctrlPr>
              <w:rPr>
                <w:rFonts w:ascii="Cambria Math" w:hAnsi="Cambria Math"/>
                <w:sz w:val="21"/>
                <w:szCs w:val="21"/>
              </w:rPr>
            </m:ctrlPr>
          </m:sSubPr>
          <m:e>
            <m:r>
              <w:rPr>
                <w:rFonts w:ascii="Cambria Math" w:hAnsi="Cambria Math"/>
                <w:sz w:val="21"/>
                <w:szCs w:val="21"/>
                <w:rPrChange w:id="17" w:author="Noriko OTANI" w:date="2026-07-17T20:34:00Z" w16du:dateUtc="2026-07-17T11:34:00Z">
                  <w:rPr>
                    <w:rFonts w:ascii="Cambria Math" w:hAnsi="Cambria Math"/>
                  </w:rPr>
                </w:rPrChange>
              </w:rPr>
              <m:t>n</m:t>
            </m:r>
          </m:e>
          <m:sub>
            <m:r>
              <w:rPr>
                <w:rFonts w:ascii="Cambria Math" w:hAnsi="Cambria Math"/>
                <w:sz w:val="21"/>
                <w:szCs w:val="21"/>
                <w:rPrChange w:id="18" w:author="Noriko OTANI" w:date="2026-07-17T20:34:00Z" w16du:dateUtc="2026-07-17T11:34:00Z">
                  <w:rPr>
                    <w:rFonts w:ascii="Cambria Math" w:hAnsi="Cambria Math"/>
                  </w:rPr>
                </w:rPrChange>
              </w:rPr>
              <m:t>controls</m:t>
            </m:r>
          </m:sub>
        </m:sSub>
        <m:r>
          <w:rPr>
            <w:rFonts w:ascii="Cambria Math" w:hAnsi="Cambria Math"/>
            <w:sz w:val="21"/>
            <w:szCs w:val="21"/>
          </w:rPr>
          <m:t>+1</m:t>
        </m:r>
      </m:oMath>
      <w:r w:rsidR="00B77697">
        <w:rPr>
          <w:rFonts w:asciiTheme="minorEastAsia" w:eastAsiaTheme="minorEastAsia" w:hAnsiTheme="minorEastAsia" w:hint="eastAsia"/>
          <w:sz w:val="21"/>
          <w:szCs w:val="21"/>
        </w:rPr>
        <w:t>番目に訪問するコントロールはスタート・ゴール地点とする．</w:t>
      </w:r>
    </w:p>
    <w:p w14:paraId="275DFC12" w14:textId="2318422B" w:rsidR="00AA6F0C" w:rsidRPr="005A1851" w:rsidRDefault="00000000" w:rsidP="00872382">
      <w:pPr>
        <w:tabs>
          <w:tab w:val="left" w:pos="9000"/>
        </w:tabs>
        <w:ind w:leftChars="150" w:left="360"/>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map</m:t>
            </m:r>
          </m:sub>
        </m:sSub>
        <m:r>
          <w:rPr>
            <w:rFonts w:ascii="Cambria Math" w:hAnsi="Cambria Math"/>
          </w:rPr>
          <m:t>=</m:t>
        </m:r>
        <m:d>
          <m:dPr>
            <m:begChr m:val="|"/>
            <m:endChr m:val="|"/>
            <m:ctrlPr>
              <w:rPr>
                <w:rStyle w:val="mord"/>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target</m:t>
                </m:r>
              </m:sub>
            </m:sSub>
          </m:e>
        </m:d>
      </m:oMath>
      <w:r w:rsidR="00B10B9E" w:rsidRPr="005A1851">
        <w:rPr>
          <w:rFonts w:asciiTheme="minorEastAsia" w:eastAsiaTheme="minorEastAsia" w:hAnsiTheme="minorEastAsia"/>
        </w:rPr>
        <w:tab/>
      </w:r>
      <w:r w:rsidR="00B10B9E" w:rsidRPr="005A1851">
        <w:rPr>
          <w:rFonts w:asciiTheme="minorEastAsia" w:eastAsiaTheme="minorEastAsia" w:hAnsiTheme="minorEastAsia" w:hint="eastAsia"/>
        </w:rPr>
        <w:t>(1)</w:t>
      </w:r>
    </w:p>
    <w:p w14:paraId="7371F6A7" w14:textId="6A80EFBB" w:rsidR="005A1851"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dist</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controls</m:t>
                </m:r>
              </m:sub>
            </m:sSub>
            <m:r>
              <w:rPr>
                <w:rFonts w:ascii="Cambria Math" w:hAnsi="Cambria Math"/>
              </w:rPr>
              <m:t>+1)</m:t>
            </m:r>
          </m:den>
        </m:f>
        <m:nary>
          <m:naryPr>
            <m:chr m:val="∑"/>
            <m:limLoc m:val="undOvr"/>
            <m:supHide m:val="1"/>
            <m:ctrlPr>
              <w:rPr>
                <w:rFonts w:ascii="Cambria Math" w:hAnsi="Cambria Math"/>
                <w:i/>
              </w:rPr>
            </m:ctrlPr>
          </m:naryPr>
          <m:sub>
            <m:r>
              <w:rPr>
                <w:rFonts w:ascii="Cambria Math" w:hAnsi="Cambria Math"/>
              </w:rPr>
              <m:t>i</m:t>
            </m:r>
            <m:r>
              <w:rPr>
                <w:rFonts w:ascii="Cambria Math" w:hAnsi="Cambria Math"/>
              </w:rPr>
              <m:t>&lt;</m:t>
            </m:r>
            <m:r>
              <w:rPr>
                <w:rFonts w:ascii="Cambria Math" w:hAnsi="Cambria Math"/>
              </w:rPr>
              <m:t>j</m:t>
            </m:r>
          </m:sub>
          <m:sup/>
          <m:e>
            <m:r>
              <m:rPr>
                <m:sty m:val="p"/>
              </m:rPr>
              <w:rPr>
                <w:rFonts w:ascii="Cambria Math" w:hAnsi="Cambria Math"/>
              </w:rPr>
              <m:t>max⁡</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e>
            </m:d>
          </m:e>
        </m:nary>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(2)</w:t>
      </w:r>
    </w:p>
    <w:p w14:paraId="01B2E802" w14:textId="36D83757" w:rsidR="00301458" w:rsidRPr="005A1851" w:rsidRDefault="00B10B9E" w:rsidP="00872382">
      <w:pPr>
        <w:tabs>
          <w:tab w:val="left" w:pos="9000"/>
        </w:tabs>
        <w:ind w:leftChars="150" w:left="360"/>
        <w:rPr>
          <w:rFonts w:asciiTheme="minorEastAsia" w:eastAsiaTheme="minorEastAsia" w:hAnsiTheme="minorEastAsia"/>
        </w:rPr>
      </w:pPr>
      <m:oMath>
        <m:r>
          <w:rPr>
            <w:rFonts w:ascii="Cambria Math" w:hAnsi="Cambria Math"/>
          </w:rPr>
          <m:t>distance=</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controls</m:t>
                </m:r>
              </m:sub>
            </m:sSub>
          </m:sup>
          <m:e>
            <m:sSub>
              <m:sSubPr>
                <m:ctrlPr>
                  <w:rPr>
                    <w:rFonts w:ascii="Cambria Math" w:hAnsi="Cambria Math"/>
                    <w:i/>
                  </w:rPr>
                </m:ctrlPr>
              </m:sSubPr>
              <m:e>
                <m:r>
                  <w:rPr>
                    <w:rFonts w:ascii="Cambria Math" w:hAnsi="Cambria Math"/>
                  </w:rPr>
                  <m:t>l</m:t>
                </m:r>
              </m:e>
              <m:sub>
                <m:r>
                  <w:rPr>
                    <w:rFonts w:ascii="Cambria Math" w:hAnsi="Cambria Math"/>
                  </w:rPr>
                  <m:t>i,i+1</m:t>
                </m:r>
              </m:sub>
            </m:sSub>
          </m:e>
        </m:nary>
      </m:oMath>
      <w:r w:rsidRPr="005A1851">
        <w:rPr>
          <w:rFonts w:asciiTheme="minorEastAsia" w:eastAsiaTheme="minorEastAsia" w:hAnsiTheme="minorEastAsia"/>
        </w:rPr>
        <w:tab/>
      </w:r>
      <w:r w:rsidRPr="005A1851">
        <w:rPr>
          <w:rFonts w:asciiTheme="minorEastAsia" w:eastAsiaTheme="minorEastAsia" w:hAnsiTheme="minorEastAsia" w:hint="eastAsia"/>
        </w:rPr>
        <w:t>(3)</w:t>
      </w:r>
    </w:p>
    <w:p w14:paraId="03F2308F" w14:textId="654F857F" w:rsidR="005A1851" w:rsidRPr="005A1851" w:rsidRDefault="005A1851" w:rsidP="00872382">
      <w:pPr>
        <w:tabs>
          <w:tab w:val="left" w:pos="9000"/>
        </w:tabs>
        <w:ind w:leftChars="150" w:left="360"/>
        <w:rPr>
          <w:rFonts w:asciiTheme="minorEastAsia" w:eastAsiaTheme="minorEastAsia" w:hAnsiTheme="minorEastAsia"/>
        </w:rPr>
      </w:pPr>
      <m:oMath>
        <m:r>
          <w:rPr>
            <w:rFonts w:ascii="Cambria Math" w:hAnsi="Cambria Math"/>
          </w:rPr>
          <m:t>gain=</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controls</m:t>
                </m:r>
              </m:sub>
            </m:sSub>
          </m:sup>
          <m:e>
            <m:sSub>
              <m:sSubPr>
                <m:ctrlPr>
                  <w:rPr>
                    <w:rFonts w:ascii="Cambria Math" w:hAnsi="Cambria Math"/>
                    <w:i/>
                  </w:rPr>
                </m:ctrlPr>
              </m:sSubPr>
              <m:e>
                <m:r>
                  <w:rPr>
                    <w:rFonts w:ascii="Cambria Math" w:hAnsi="Cambria Math"/>
                  </w:rPr>
                  <m:t>g</m:t>
                </m:r>
              </m:e>
              <m:sub>
                <m:r>
                  <w:rPr>
                    <w:rFonts w:ascii="Cambria Math" w:hAnsi="Cambria Math"/>
                  </w:rPr>
                  <m:t>i,i+1</m:t>
                </m:r>
              </m:sub>
            </m:sSub>
          </m:e>
        </m:nary>
      </m:oMath>
      <w:r w:rsidRPr="005A1851">
        <w:rPr>
          <w:rFonts w:asciiTheme="minorEastAsia" w:eastAsiaTheme="minorEastAsia" w:hAnsiTheme="minorEastAsia"/>
        </w:rPr>
        <w:tab/>
      </w:r>
      <w:r w:rsidRPr="005A1851">
        <w:rPr>
          <w:rFonts w:asciiTheme="minorEastAsia" w:eastAsiaTheme="minorEastAsia" w:hAnsiTheme="minorEastAsia" w:hint="eastAsia"/>
        </w:rPr>
        <w:t>(4)</w:t>
      </w:r>
    </w:p>
    <w:p w14:paraId="0FA12B9F" w14:textId="5F547221" w:rsidR="005A1851" w:rsidRPr="005A1851" w:rsidRDefault="00000000" w:rsidP="00872382">
      <w:pPr>
        <w:tabs>
          <w:tab w:val="left" w:pos="9000"/>
        </w:tabs>
        <w:ind w:leftChars="150" w:left="360"/>
        <w:rPr>
          <w:rFonts w:asciiTheme="minorEastAsia" w:eastAsiaTheme="minorEastAsia" w:hAnsiTheme="minorEastAsia"/>
        </w:rPr>
      </w:pPr>
      <m:oMath>
        <m:sSub>
          <m:sSubPr>
            <m:ctrlPr>
              <w:rPr>
                <w:rFonts w:ascii="Cambria Math" w:hAnsi="Cambria Math"/>
              </w:rPr>
            </m:ctrlPr>
          </m:sSubPr>
          <m:e>
            <m:r>
              <w:rPr>
                <w:rFonts w:ascii="Cambria Math" w:hAnsi="Cambria Math"/>
              </w:rPr>
              <m:t>t</m:t>
            </m:r>
          </m:e>
          <m:sub>
            <m:r>
              <w:rPr>
                <w:rFonts w:ascii="Cambria Math" w:hAnsi="Cambria Math"/>
              </w:rPr>
              <m:t>estimated</m:t>
            </m:r>
          </m:sub>
        </m:sSub>
        <m:r>
          <m:rPr>
            <m:sty m:val="p"/>
          </m:rPr>
          <w:rPr>
            <w:rFonts w:ascii="Cambria Math" w:hAnsi="Cambria Math"/>
          </w:rPr>
          <m:t>=</m:t>
        </m:r>
        <m:f>
          <m:fPr>
            <m:ctrlPr>
              <w:rPr>
                <w:rFonts w:ascii="Cambria Math" w:hAnsi="Cambria Math"/>
                <w:i/>
              </w:rPr>
            </m:ctrlPr>
          </m:fPr>
          <m:num>
            <m:r>
              <w:rPr>
                <w:rFonts w:ascii="Cambria Math" w:hAnsi="Cambria Math"/>
              </w:rPr>
              <m:t>distance</m:t>
            </m:r>
          </m:num>
          <m:den>
            <m:r>
              <w:rPr>
                <w:rFonts w:ascii="Cambria Math" w:eastAsiaTheme="minorEastAsia" w:hAnsi="Cambria Math"/>
              </w:rPr>
              <m:t>WALK</m:t>
            </m:r>
            <m:r>
              <m:rPr>
                <m:sty m:val="p"/>
              </m:rPr>
              <w:rPr>
                <w:rFonts w:ascii="Cambria Math" w:eastAsiaTheme="minorEastAsia" w:hAnsi="Cambria Math"/>
              </w:rPr>
              <m:t>_</m:t>
            </m:r>
            <m:r>
              <w:rPr>
                <w:rFonts w:ascii="Cambria Math" w:eastAsiaTheme="minorEastAsia" w:hAnsi="Cambria Math"/>
              </w:rPr>
              <m:t>SPEED</m:t>
            </m:r>
          </m:den>
        </m:f>
        <m:r>
          <w:rPr>
            <w:rFonts w:ascii="Cambria Math" w:eastAsiaTheme="minorEastAsia" w:hAnsi="Cambria Math"/>
          </w:rPr>
          <m:t>×60+</m:t>
        </m:r>
        <m:f>
          <m:fPr>
            <m:ctrlPr>
              <w:rPr>
                <w:rFonts w:ascii="Cambria Math" w:eastAsiaTheme="minorEastAsia" w:hAnsi="Cambria Math"/>
                <w:i/>
              </w:rPr>
            </m:ctrlPr>
          </m:fPr>
          <m:num>
            <m:r>
              <w:rPr>
                <w:rFonts w:ascii="Cambria Math" w:eastAsiaTheme="minorEastAsia" w:hAnsi="Cambria Math"/>
              </w:rPr>
              <m:t>gain</m:t>
            </m:r>
          </m:num>
          <m:den>
            <m:r>
              <w:rPr>
                <w:rFonts w:ascii="Cambria Math" w:eastAsiaTheme="minorEastAsia" w:hAnsi="Cambria Math"/>
              </w:rPr>
              <m:t>CLIMB</m:t>
            </m:r>
            <m:r>
              <m:rPr>
                <m:sty m:val="p"/>
              </m:rPr>
              <w:rPr>
                <w:rFonts w:ascii="Cambria Math" w:eastAsiaTheme="minorEastAsia" w:hAnsi="Cambria Math"/>
              </w:rPr>
              <m:t>_</m:t>
            </m:r>
            <m:r>
              <w:rPr>
                <w:rFonts w:ascii="Cambria Math" w:eastAsiaTheme="minorEastAsia" w:hAnsi="Cambria Math"/>
              </w:rPr>
              <m:t>SPEED</m:t>
            </m:r>
          </m:den>
        </m:f>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(5)</w:t>
      </w:r>
    </w:p>
    <w:p w14:paraId="414BB4BA" w14:textId="24C6E47D" w:rsidR="00B10B9E"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time</m:t>
            </m:r>
          </m:sub>
        </m:sSub>
        <m:r>
          <w:rPr>
            <w:rFonts w:ascii="Cambria Math" w:hAnsi="Cambria Math"/>
          </w:rPr>
          <m:t>=</m:t>
        </m:r>
        <m:d>
          <m:dPr>
            <m:begChr m:val="|"/>
            <m:endChr m:val="|"/>
            <m:ctrlPr>
              <w:rPr>
                <w:rStyle w:val="mord"/>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estimated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target</m:t>
                </m:r>
              </m:sub>
            </m:sSub>
          </m:e>
        </m:d>
      </m:oMath>
      <w:r w:rsidR="005A1851" w:rsidRPr="005A1851">
        <w:rPr>
          <w:rStyle w:val="mord"/>
          <w:rFonts w:asciiTheme="minorEastAsia" w:eastAsiaTheme="minorEastAsia" w:hAnsiTheme="minorEastAsia"/>
        </w:rPr>
        <w:tab/>
      </w:r>
      <w:r w:rsidR="005A1851" w:rsidRPr="005A1851">
        <w:rPr>
          <w:rStyle w:val="mord"/>
          <w:rFonts w:asciiTheme="minorEastAsia" w:eastAsiaTheme="minorEastAsia" w:hAnsiTheme="minorEastAsia" w:hint="eastAsia"/>
        </w:rPr>
        <w:t>(6)</w:t>
      </w:r>
    </w:p>
    <w:p w14:paraId="21F4AEF8" w14:textId="4C8B039E" w:rsidR="00AA6F0C"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route</m:t>
            </m:r>
          </m:sub>
        </m:sSub>
        <m:r>
          <w:rPr>
            <w:rFonts w:ascii="Cambria Math" w:hAnsi="Cambria Math"/>
          </w:rPr>
          <m:t>=</m:t>
        </m:r>
        <m:r>
          <m:rPr>
            <m:sty m:val="p"/>
          </m:rPr>
          <w:rPr>
            <w:rFonts w:ascii="Cambria Math" w:hAnsi="Cambria Math"/>
          </w:rPr>
          <m:t>max</m:t>
        </m:r>
        <m:r>
          <w:rPr>
            <w:rFonts w:ascii="Cambria Math" w:hAnsi="Cambria Math"/>
          </w:rPr>
          <m:t>⁡(0,</m:t>
        </m:r>
        <m:r>
          <m:rPr>
            <m:nor/>
          </m:rPr>
          <m:t> </m:t>
        </m:r>
        <m:r>
          <w:rPr>
            <w:rFonts w:ascii="Cambria Math" w:hAnsi="Cambria Math"/>
          </w:rPr>
          <m:t>gain-ROUTE</m:t>
        </m:r>
        <m:r>
          <m:rPr>
            <m:sty m:val="p"/>
          </m:rPr>
          <w:rPr>
            <w:rFonts w:ascii="Cambria Math" w:hAnsi="Cambria Math"/>
          </w:rPr>
          <m:t>_</m:t>
        </m:r>
        <m:r>
          <w:rPr>
            <w:rFonts w:ascii="Cambria Math" w:hAnsi="Cambria Math"/>
          </w:rPr>
          <m:t>TARGET)</m:t>
        </m:r>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(7)</w:t>
      </w:r>
    </w:p>
    <w:p w14:paraId="0E8A5827" w14:textId="05390858" w:rsidR="00872382" w:rsidRPr="005A1851" w:rsidRDefault="00872382" w:rsidP="00872382">
      <w:pPr>
        <w:tabs>
          <w:tab w:val="left" w:pos="9000"/>
        </w:tabs>
        <w:ind w:leftChars="150" w:left="360"/>
        <w:jc w:val="both"/>
        <w:rPr>
          <w:rFonts w:asciiTheme="minorEastAsia" w:eastAsiaTheme="minorEastAsia" w:hAnsiTheme="minorEastAsia"/>
        </w:rPr>
      </w:pPr>
      <m:oMath>
        <m:r>
          <w:rPr>
            <w:rFonts w:ascii="Cambria Math" w:eastAsiaTheme="minorEastAsia" w:hAnsi="Cambria Math"/>
          </w:rPr>
          <m:t>E=</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hAnsi="Cambria Math" w:hint="eastAsia"/>
                        </w:rPr>
                      </m:ctrlPr>
                    </m:sSubPr>
                    <m:e>
                      <m:r>
                        <w:rPr>
                          <w:rFonts w:ascii="Cambria Math" w:hAnsi="Cambria Math"/>
                        </w:rPr>
                        <m:t>W</m:t>
                      </m:r>
                      <m:ctrlPr>
                        <w:rPr>
                          <w:rFonts w:ascii="Cambria Math" w:hAnsi="Cambria Math"/>
                        </w:rPr>
                      </m:ctrlPr>
                    </m:e>
                    <m:sub>
                      <m:r>
                        <w:rPr>
                          <w:rFonts w:ascii="Cambria Math" w:hAnsi="Cambria Math"/>
                        </w:rPr>
                        <m:t>map</m:t>
                      </m:r>
                      <m:ctrlPr>
                        <w:rPr>
                          <w:rFonts w:ascii="Cambria Math" w:hAnsi="Cambria Math"/>
                        </w:rPr>
                      </m:ctrlPr>
                    </m:sub>
                  </m:sSub>
                  <m:sSub>
                    <m:sSubPr>
                      <m:ctrlPr>
                        <w:rPr>
                          <w:rFonts w:ascii="Cambria Math" w:hAnsi="Cambria Math"/>
                        </w:rPr>
                      </m:ctrlPr>
                    </m:sSubPr>
                    <m:e>
                      <m:r>
                        <w:rPr>
                          <w:rFonts w:ascii="Cambria Math" w:hAnsi="Cambria Math"/>
                        </w:rPr>
                        <m:t>f</m:t>
                      </m:r>
                    </m:e>
                    <m:sub>
                      <m:r>
                        <w:rPr>
                          <w:rFonts w:ascii="Cambria Math" w:hAnsi="Cambria Math"/>
                        </w:rPr>
                        <m:t>map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dist</m:t>
                      </m:r>
                    </m:sub>
                  </m:sSub>
                  <m:sSub>
                    <m:sSubPr>
                      <m:ctrlPr>
                        <w:rPr>
                          <w:rFonts w:ascii="Cambria Math" w:hAnsi="Cambria Math"/>
                        </w:rPr>
                      </m:ctrlPr>
                    </m:sSubPr>
                    <m:e>
                      <m:r>
                        <w:rPr>
                          <w:rFonts w:ascii="Cambria Math" w:hAnsi="Cambria Math"/>
                        </w:rPr>
                        <m:t>f</m:t>
                      </m:r>
                    </m:e>
                    <m:sub>
                      <m:r>
                        <w:rPr>
                          <w:rFonts w:ascii="Cambria Math" w:hAnsi="Cambria Math"/>
                        </w:rPr>
                        <m:t>dist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time</m:t>
                      </m:r>
                    </m:sub>
                  </m:sSub>
                  <m:sSub>
                    <m:sSubPr>
                      <m:ctrlPr>
                        <w:rPr>
                          <w:rFonts w:ascii="Cambria Math" w:hAnsi="Cambria Math"/>
                        </w:rPr>
                      </m:ctrlPr>
                    </m:sSubPr>
                    <m:e>
                      <m:r>
                        <w:rPr>
                          <w:rFonts w:ascii="Cambria Math" w:hAnsi="Cambria Math"/>
                        </w:rPr>
                        <m:t>f</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route</m:t>
                      </m:r>
                    </m:sub>
                  </m:sSub>
                  <m:sSub>
                    <m:sSubPr>
                      <m:ctrlPr>
                        <w:rPr>
                          <w:rFonts w:ascii="Cambria Math" w:hAnsi="Cambria Math"/>
                        </w:rPr>
                      </m:ctrlPr>
                    </m:sSubPr>
                    <m:e>
                      <m:r>
                        <w:rPr>
                          <w:rFonts w:ascii="Cambria Math" w:hAnsi="Cambria Math"/>
                        </w:rPr>
                        <m:t>f</m:t>
                      </m:r>
                    </m:e>
                    <m:sub>
                      <m:r>
                        <w:rPr>
                          <w:rFonts w:ascii="Cambria Math" w:hAnsi="Cambria Math"/>
                        </w:rPr>
                        <m:t>route</m:t>
                      </m:r>
                    </m:sub>
                  </m:sSub>
                </m:e>
                <m:e>
                  <m:sSub>
                    <m:sSubPr>
                      <m:ctrlPr>
                        <w:rPr>
                          <w:rFonts w:ascii="Cambria Math" w:hAnsi="Cambria Math"/>
                          <w:i/>
                        </w:rPr>
                      </m:ctrlPr>
                    </m:sSubPr>
                    <m:e>
                      <m:r>
                        <w:rPr>
                          <w:rFonts w:ascii="Cambria Math" w:hAnsi="Cambria Math"/>
                        </w:rPr>
                        <m:t>n</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max</m:t>
                      </m:r>
                    </m:sub>
                  </m:sSub>
                </m:e>
              </m:mr>
              <m:mr>
                <m:e>
                  <m:r>
                    <w:rPr>
                      <w:rFonts w:ascii="Cambria Math" w:hAnsi="Cambria Math"/>
                    </w:rPr>
                    <m:t>DBL_MAX</m:t>
                  </m:r>
                </m:e>
                <m:e>
                  <m:r>
                    <m:rPr>
                      <m:sty m:val="p"/>
                    </m:rPr>
                    <w:rPr>
                      <w:rFonts w:ascii="Cambria Math" w:hAnsi="Cambria Math"/>
                    </w:rPr>
                    <m:t>otherwise</m:t>
                  </m:r>
                </m:e>
              </m:mr>
            </m:m>
          </m:e>
        </m:d>
      </m:oMath>
      <w:r>
        <w:rPr>
          <w:rFonts w:asciiTheme="minorEastAsia" w:eastAsiaTheme="minorEastAsia" w:hAnsiTheme="minorEastAsia"/>
        </w:rPr>
        <w:tab/>
      </w:r>
      <w:r>
        <w:rPr>
          <w:rFonts w:asciiTheme="minorEastAsia" w:eastAsiaTheme="minorEastAsia" w:hAnsiTheme="minorEastAsia" w:hint="eastAsia"/>
        </w:rPr>
        <w:t>(8)</w:t>
      </w:r>
    </w:p>
    <w:p w14:paraId="05769958" w14:textId="17AED1B2" w:rsidR="00663EF8" w:rsidRPr="007C3750" w:rsidRDefault="00663EF8" w:rsidP="009D5ABC">
      <w:pPr>
        <w:pStyle w:val="a9"/>
        <w:numPr>
          <w:ilvl w:val="0"/>
          <w:numId w:val="1"/>
        </w:numPr>
        <w:spacing w:beforeLines="100" w:before="360"/>
        <w:ind w:left="442" w:hanging="442"/>
        <w:contextualSpacing w:val="0"/>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各賞の選定方法</w:t>
      </w:r>
    </w:p>
    <w:p w14:paraId="08185BC3" w14:textId="3CB8141B" w:rsidR="00663EF8" w:rsidRPr="007C3750" w:rsidRDefault="00663EF8" w:rsidP="00F82BBC">
      <w:pPr>
        <w:jc w:val="both"/>
        <w:rPr>
          <w:rFonts w:asciiTheme="minorEastAsia" w:eastAsiaTheme="minorEastAsia" w:hAnsiTheme="minorEastAsia"/>
          <w:sz w:val="21"/>
          <w:szCs w:val="21"/>
        </w:rPr>
      </w:pPr>
      <w:r w:rsidRPr="007C3750">
        <w:rPr>
          <w:rFonts w:asciiTheme="minorEastAsia" w:eastAsiaTheme="minorEastAsia" w:hAnsiTheme="minorEastAsia" w:hint="eastAsia"/>
          <w:sz w:val="21"/>
          <w:szCs w:val="21"/>
        </w:rPr>
        <w:t>【最優秀賞】</w:t>
      </w:r>
    </w:p>
    <w:p w14:paraId="3ECF4B20" w14:textId="621058C9" w:rsidR="00D421EA" w:rsidRPr="00AA222F" w:rsidRDefault="009D5ABC" w:rsidP="00AA222F">
      <w:pPr>
        <w:ind w:firstLineChars="100" w:firstLine="210"/>
        <w:jc w:val="both"/>
        <w:rPr>
          <w:rFonts w:asciiTheme="minorEastAsia" w:eastAsiaTheme="minorEastAsia" w:hAnsiTheme="minorEastAsia"/>
          <w:sz w:val="21"/>
          <w:szCs w:val="21"/>
        </w:rPr>
      </w:pPr>
      <w:r w:rsidRPr="00FD387D">
        <w:rPr>
          <w:rFonts w:asciiTheme="minorEastAsia" w:eastAsiaTheme="minorEastAsia" w:hAnsiTheme="minorEastAsia"/>
          <w:sz w:val="21"/>
          <w:szCs w:val="21"/>
        </w:rPr>
        <w:t>コンペ用に用意された</w:t>
      </w:r>
      <w:r w:rsidRPr="00FD387D">
        <w:rPr>
          <w:rFonts w:asciiTheme="minorEastAsia" w:eastAsiaTheme="minorEastAsia" w:hAnsiTheme="minorEastAsia" w:hint="eastAsia"/>
          <w:sz w:val="21"/>
          <w:szCs w:val="21"/>
        </w:rPr>
        <w:t>コントロール</w:t>
      </w:r>
      <w:r w:rsidRPr="00FD387D">
        <w:rPr>
          <w:rFonts w:asciiTheme="minorEastAsia" w:eastAsiaTheme="minorEastAsia" w:hAnsiTheme="minorEastAsia"/>
          <w:sz w:val="21"/>
          <w:szCs w:val="21"/>
        </w:rPr>
        <w:t>候補</w:t>
      </w:r>
      <w:r w:rsidR="00B77697">
        <w:rPr>
          <w:rFonts w:asciiTheme="minorEastAsia" w:eastAsiaTheme="minorEastAsia" w:hAnsiTheme="minorEastAsia" w:hint="eastAsia"/>
          <w:sz w:val="21"/>
          <w:szCs w:val="21"/>
        </w:rPr>
        <w:t>，</w:t>
      </w:r>
      <w:r w:rsidRPr="00FD387D">
        <w:rPr>
          <w:rFonts w:asciiTheme="minorEastAsia" w:eastAsiaTheme="minorEastAsia" w:hAnsiTheme="minorEastAsia"/>
          <w:sz w:val="21"/>
          <w:szCs w:val="21"/>
        </w:rPr>
        <w:t>道路ネットワーク</w:t>
      </w:r>
      <w:r w:rsidR="00B77697">
        <w:rPr>
          <w:rFonts w:asciiTheme="minorEastAsia" w:eastAsiaTheme="minorEastAsia" w:hAnsiTheme="minorEastAsia" w:hint="eastAsia"/>
          <w:sz w:val="21"/>
          <w:szCs w:val="21"/>
        </w:rPr>
        <w:t>，およびスタート・ゴール地点</w:t>
      </w:r>
      <w:r w:rsidRPr="00FD387D">
        <w:rPr>
          <w:rFonts w:asciiTheme="minorEastAsia" w:eastAsiaTheme="minorEastAsia" w:hAnsiTheme="minorEastAsia"/>
          <w:sz w:val="21"/>
          <w:szCs w:val="21"/>
        </w:rPr>
        <w:t>のデータ</w:t>
      </w:r>
      <w:r>
        <w:rPr>
          <w:rFonts w:asciiTheme="minorEastAsia" w:eastAsiaTheme="minorEastAsia" w:hAnsiTheme="minorEastAsia" w:hint="eastAsia"/>
          <w:sz w:val="21"/>
          <w:szCs w:val="21"/>
        </w:rPr>
        <w:t>を用いて各参加者のプログラムを10回ずつ実行する</w:t>
      </w:r>
      <w:r w:rsidR="00D41D62">
        <w:rPr>
          <w:rFonts w:asciiTheme="minorEastAsia" w:eastAsiaTheme="minorEastAsia" w:hAnsiTheme="minorEastAsia" w:hint="eastAsia"/>
          <w:sz w:val="21"/>
          <w:szCs w:val="21"/>
        </w:rPr>
        <w:t>．</w:t>
      </w:r>
      <w:r w:rsidR="00FD387D" w:rsidRPr="00FD387D">
        <w:rPr>
          <w:rFonts w:asciiTheme="minorEastAsia" w:eastAsiaTheme="minorEastAsia" w:hAnsiTheme="minorEastAsia"/>
          <w:sz w:val="21"/>
          <w:szCs w:val="21"/>
        </w:rPr>
        <w:t>参加者</w:t>
      </w:r>
      <m:oMath>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oMath>
      <w:r w:rsidR="00FD387D" w:rsidRPr="00FD387D">
        <w:rPr>
          <w:rFonts w:asciiTheme="minorEastAsia" w:eastAsiaTheme="minorEastAsia" w:hAnsiTheme="minorEastAsia"/>
          <w:sz w:val="21"/>
          <w:szCs w:val="21"/>
        </w:rPr>
        <w:t>のプログラムに</w:t>
      </w:r>
      <w:r>
        <w:rPr>
          <w:rFonts w:asciiTheme="minorEastAsia" w:eastAsiaTheme="minorEastAsia" w:hAnsiTheme="minorEastAsia" w:hint="eastAsia"/>
          <w:sz w:val="21"/>
          <w:szCs w:val="21"/>
        </w:rPr>
        <w:t>おける</w:t>
      </w:r>
      <w:r w:rsidR="00FD387D" w:rsidRPr="00FD387D">
        <w:rPr>
          <w:rFonts w:asciiTheme="minorEastAsia" w:eastAsiaTheme="minorEastAsia" w:hAnsiTheme="minorEastAsia"/>
          <w:sz w:val="21"/>
          <w:szCs w:val="21"/>
        </w:rPr>
        <w:t>出力解の評価値の</w:t>
      </w:r>
      <w:r w:rsidR="00FD387D" w:rsidRPr="00FD387D">
        <w:rPr>
          <w:rFonts w:asciiTheme="minorEastAsia" w:eastAsiaTheme="minorEastAsia" w:hAnsiTheme="minorEastAsia"/>
          <w:sz w:val="21"/>
          <w:szCs w:val="18"/>
        </w:rPr>
        <w:t>平均</w:t>
      </w:r>
      <w:r w:rsidR="001B746C">
        <w:rPr>
          <w:rFonts w:asciiTheme="minorEastAsia" w:eastAsiaTheme="minorEastAsia" w:hAnsiTheme="minorEastAsia" w:hint="eastAsia"/>
          <w:sz w:val="21"/>
          <w:szCs w:val="18"/>
        </w:rPr>
        <w:t>と標準偏差をそれぞれ</w:t>
      </w:r>
      <m:oMath>
        <m:r>
          <w:rPr>
            <w:rFonts w:ascii="Cambria Math" w:eastAsiaTheme="minorEastAsia" w:hAnsi="Cambria Math"/>
            <w:sz w:val="21"/>
            <w:szCs w:val="18"/>
          </w:rPr>
          <m:t>Ave(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1B746C">
        <w:rPr>
          <w:rFonts w:asciiTheme="minorEastAsia" w:eastAsiaTheme="minorEastAsia" w:hAnsiTheme="minorEastAsia" w:hint="eastAsia"/>
          <w:sz w:val="21"/>
          <w:szCs w:val="18"/>
        </w:rPr>
        <w:t>，</w:t>
      </w:r>
      <m:oMath>
        <m:r>
          <w:rPr>
            <w:rFonts w:ascii="Cambria Math" w:eastAsiaTheme="minorEastAsia" w:hAnsi="Cambria Math"/>
            <w:sz w:val="21"/>
            <w:szCs w:val="18"/>
          </w:rPr>
          <m:t>SD(</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1B746C">
        <w:rPr>
          <w:rFonts w:asciiTheme="minorEastAsia" w:eastAsiaTheme="minorEastAsia" w:hAnsiTheme="minorEastAsia" w:hint="eastAsia"/>
          <w:sz w:val="21"/>
          <w:szCs w:val="18"/>
        </w:rPr>
        <w:t>とし</w:t>
      </w:r>
      <w:r w:rsidR="00D41D62">
        <w:rPr>
          <w:rFonts w:asciiTheme="minorEastAsia" w:eastAsiaTheme="minorEastAsia" w:hAnsiTheme="minorEastAsia"/>
          <w:sz w:val="21"/>
          <w:szCs w:val="21"/>
        </w:rPr>
        <w:t>，</w:t>
      </w:r>
      <w:r w:rsidR="00FD387D" w:rsidRPr="00FD387D">
        <w:rPr>
          <w:rFonts w:asciiTheme="minorEastAsia" w:eastAsiaTheme="minorEastAsia" w:hAnsiTheme="minorEastAsia"/>
          <w:sz w:val="21"/>
          <w:szCs w:val="21"/>
        </w:rPr>
        <w:t>平均処理時間</w:t>
      </w:r>
      <w:r w:rsidR="001B746C">
        <w:rPr>
          <w:rFonts w:asciiTheme="minorEastAsia" w:eastAsiaTheme="minorEastAsia" w:hAnsiTheme="minorEastAsia" w:hint="eastAsia"/>
          <w:sz w:val="21"/>
          <w:szCs w:val="21"/>
        </w:rPr>
        <w:t>を</w:t>
      </w:r>
      <m:oMath>
        <m:r>
          <w:rPr>
            <w:rFonts w:ascii="Cambria Math" w:eastAsiaTheme="minorEastAsia" w:hAnsi="Cambria Math"/>
            <w:sz w:val="21"/>
            <w:szCs w:val="18"/>
          </w:rPr>
          <m:t>T(</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AC7C45">
        <w:rPr>
          <w:rFonts w:asciiTheme="minorEastAsia" w:eastAsiaTheme="minorEastAsia" w:hAnsiTheme="minorEastAsia" w:hint="eastAsia"/>
          <w:sz w:val="21"/>
          <w:szCs w:val="18"/>
        </w:rPr>
        <w:t>として</w:t>
      </w:r>
      <w:r w:rsidR="00D421EA" w:rsidRPr="00D421EA">
        <w:rPr>
          <w:rFonts w:asciiTheme="minorEastAsia" w:eastAsiaTheme="minorEastAsia" w:hAnsiTheme="minorEastAsia" w:hint="eastAsia"/>
          <w:sz w:val="21"/>
          <w:szCs w:val="18"/>
        </w:rPr>
        <w:t>式</w:t>
      </w:r>
      <w:r w:rsidR="00D421EA" w:rsidRPr="00D421EA">
        <w:rPr>
          <w:rFonts w:asciiTheme="minorEastAsia" w:eastAsiaTheme="minorEastAsia" w:hAnsiTheme="minorEastAsia"/>
          <w:sz w:val="21"/>
          <w:szCs w:val="18"/>
        </w:rPr>
        <w:t>(</w:t>
      </w:r>
      <w:r w:rsidR="0013795C">
        <w:rPr>
          <w:rFonts w:asciiTheme="minorEastAsia" w:eastAsiaTheme="minorEastAsia" w:hAnsiTheme="minorEastAsia" w:hint="eastAsia"/>
          <w:sz w:val="21"/>
          <w:szCs w:val="18"/>
        </w:rPr>
        <w:t>9</w:t>
      </w:r>
      <w:r w:rsidR="00D421EA" w:rsidRPr="00D421EA">
        <w:rPr>
          <w:rFonts w:asciiTheme="minorEastAsia" w:eastAsiaTheme="minorEastAsia" w:hAnsiTheme="minorEastAsia"/>
          <w:sz w:val="21"/>
          <w:szCs w:val="18"/>
        </w:rPr>
        <w:t>)~(</w:t>
      </w:r>
      <w:r w:rsidR="0013795C">
        <w:rPr>
          <w:rFonts w:asciiTheme="minorEastAsia" w:eastAsiaTheme="minorEastAsia" w:hAnsiTheme="minorEastAsia" w:hint="eastAsia"/>
          <w:sz w:val="21"/>
          <w:szCs w:val="18"/>
        </w:rPr>
        <w:t>11</w:t>
      </w:r>
      <w:r w:rsidR="00D421EA" w:rsidRPr="00D421EA">
        <w:rPr>
          <w:rFonts w:asciiTheme="minorEastAsia" w:eastAsiaTheme="minorEastAsia" w:hAnsiTheme="minorEastAsia"/>
          <w:sz w:val="21"/>
          <w:szCs w:val="18"/>
        </w:rPr>
        <w:t>)により正規化し</w:t>
      </w:r>
      <w:r w:rsidR="00D41D62">
        <w:rPr>
          <w:rFonts w:asciiTheme="minorEastAsia" w:eastAsiaTheme="minorEastAsia" w:hAnsiTheme="minorEastAsia"/>
          <w:sz w:val="21"/>
          <w:szCs w:val="18"/>
        </w:rPr>
        <w:t>，</w:t>
      </w:r>
      <w:r w:rsidR="00D421EA" w:rsidRPr="00D421EA">
        <w:rPr>
          <w:rFonts w:asciiTheme="minorEastAsia" w:eastAsiaTheme="minorEastAsia" w:hAnsiTheme="minorEastAsia"/>
          <w:sz w:val="21"/>
          <w:szCs w:val="18"/>
        </w:rPr>
        <w:t>式(</w:t>
      </w:r>
      <w:r w:rsidR="0013795C">
        <w:rPr>
          <w:rFonts w:asciiTheme="minorEastAsia" w:eastAsiaTheme="minorEastAsia" w:hAnsiTheme="minorEastAsia" w:hint="eastAsia"/>
          <w:sz w:val="21"/>
          <w:szCs w:val="18"/>
        </w:rPr>
        <w:t>12</w:t>
      </w:r>
      <w:r w:rsidR="00D421EA" w:rsidRPr="00D421EA">
        <w:rPr>
          <w:rFonts w:asciiTheme="minorEastAsia" w:eastAsiaTheme="minorEastAsia" w:hAnsiTheme="minorEastAsia"/>
          <w:sz w:val="21"/>
          <w:szCs w:val="18"/>
        </w:rPr>
        <w:t>)により参加者</w:t>
      </w:r>
      <m:oMath>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oMath>
      <w:r w:rsidR="00D421EA" w:rsidRPr="00D421EA">
        <w:rPr>
          <w:rFonts w:asciiTheme="minorEastAsia" w:eastAsiaTheme="minorEastAsia" w:hAnsiTheme="minorEastAsia"/>
          <w:sz w:val="21"/>
          <w:szCs w:val="18"/>
        </w:rPr>
        <w:t>の評価値</w:t>
      </w:r>
      <m:oMath>
        <m:r>
          <w:rPr>
            <w:rFonts w:ascii="Cambria Math" w:eastAsiaTheme="minorEastAsia" w:hAnsi="Cambria Math"/>
            <w:sz w:val="21"/>
            <w:szCs w:val="18"/>
          </w:rPr>
          <m:t>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D421EA" w:rsidRPr="00D421EA">
        <w:rPr>
          <w:rFonts w:asciiTheme="minorEastAsia" w:eastAsiaTheme="minorEastAsia" w:hAnsiTheme="minorEastAsia" w:hint="eastAsia"/>
          <w:sz w:val="21"/>
          <w:szCs w:val="18"/>
        </w:rPr>
        <w:t>を算出する</w:t>
      </w:r>
      <w:r w:rsidR="00D41D62">
        <w:rPr>
          <w:rFonts w:asciiTheme="minorEastAsia" w:eastAsiaTheme="minorEastAsia" w:hAnsiTheme="minorEastAsia" w:hint="eastAsia"/>
          <w:sz w:val="21"/>
          <w:szCs w:val="18"/>
        </w:rPr>
        <w:t>．</w:t>
      </w:r>
      <w:r w:rsidR="00D421EA" w:rsidRPr="00D421EA">
        <w:rPr>
          <w:rFonts w:asciiTheme="minorEastAsia" w:eastAsiaTheme="minorEastAsia" w:hAnsiTheme="minorEastAsia" w:hint="eastAsia"/>
          <w:sz w:val="21"/>
          <w:szCs w:val="18"/>
        </w:rPr>
        <w:t>評価値</w:t>
      </w:r>
      <m:oMath>
        <m:r>
          <w:rPr>
            <w:rFonts w:ascii="Cambria Math" w:eastAsiaTheme="minorEastAsia" w:hAnsi="Cambria Math"/>
            <w:sz w:val="21"/>
            <w:szCs w:val="18"/>
          </w:rPr>
          <m:t>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D421EA" w:rsidRPr="00D421EA">
        <w:rPr>
          <w:rFonts w:asciiTheme="minorEastAsia" w:eastAsiaTheme="minorEastAsia" w:hAnsiTheme="minorEastAsia"/>
          <w:sz w:val="21"/>
          <w:szCs w:val="18"/>
        </w:rPr>
        <w:t>が最も小さい参加者を最優秀とする</w:t>
      </w:r>
      <w:r w:rsidR="00D41D62">
        <w:rPr>
          <w:rFonts w:asciiTheme="minorEastAsia" w:eastAsiaTheme="minorEastAsia" w:hAnsiTheme="minorEastAsia"/>
          <w:sz w:val="21"/>
          <w:szCs w:val="18"/>
        </w:rPr>
        <w:t>．</w:t>
      </w:r>
    </w:p>
    <w:p w14:paraId="62ED328D" w14:textId="282AF68E" w:rsidR="00F82BBC"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m:t>Av</m:t>
        </m:r>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Ave(</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Ave(</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9</w:t>
      </w:r>
      <w:r>
        <w:rPr>
          <w:rFonts w:asciiTheme="minorEastAsia" w:eastAsiaTheme="minorEastAsia" w:hAnsiTheme="minorEastAsia" w:hint="eastAsia"/>
        </w:rPr>
        <w:t>)</w:t>
      </w:r>
    </w:p>
    <w:p w14:paraId="67107207" w14:textId="13416FC5" w:rsidR="00F82BBC"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w:lastRenderedPageBreak/>
          <m:t>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SD(</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SD(</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10</w:t>
      </w:r>
      <w:r>
        <w:rPr>
          <w:rFonts w:asciiTheme="minorEastAsia" w:eastAsiaTheme="minorEastAsia" w:hAnsiTheme="minorEastAsia" w:hint="eastAsia"/>
        </w:rPr>
        <w:t>)</w:t>
      </w:r>
    </w:p>
    <w:p w14:paraId="7094035A" w14:textId="5069854C" w:rsidR="00F82BBC" w:rsidRPr="00F82BBC" w:rsidRDefault="00000000" w:rsidP="00F82BBC">
      <w:pPr>
        <w:tabs>
          <w:tab w:val="left" w:pos="8931"/>
        </w:tabs>
        <w:ind w:leftChars="472" w:left="1133"/>
        <w:rPr>
          <w:rFonts w:asciiTheme="minorEastAsia" w:eastAsiaTheme="minorEastAsia" w:hAnsiTheme="minorEastAsia"/>
        </w:rPr>
      </w:p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sidR="00F82BBC">
        <w:rPr>
          <w:rFonts w:asciiTheme="minorEastAsia" w:eastAsiaTheme="minorEastAsia" w:hAnsiTheme="minorEastAsia"/>
        </w:rPr>
        <w:tab/>
      </w:r>
      <w:r w:rsidR="00F82BBC">
        <w:rPr>
          <w:rFonts w:asciiTheme="minorEastAsia" w:eastAsiaTheme="minorEastAsia" w:hAnsiTheme="minorEastAsia" w:hint="eastAsia"/>
        </w:rPr>
        <w:t>(</w:t>
      </w:r>
      <w:r w:rsidR="0013795C">
        <w:rPr>
          <w:rFonts w:asciiTheme="minorEastAsia" w:eastAsiaTheme="minorEastAsia" w:hAnsiTheme="minorEastAsia" w:hint="eastAsia"/>
        </w:rPr>
        <w:t>11</w:t>
      </w:r>
      <w:r w:rsidR="00F82BBC">
        <w:rPr>
          <w:rFonts w:asciiTheme="minorEastAsia" w:eastAsiaTheme="minorEastAsia" w:hAnsiTheme="minorEastAsia" w:hint="eastAsia"/>
        </w:rPr>
        <w:t>)</w:t>
      </w:r>
    </w:p>
    <w:p w14:paraId="685EAF6D" w14:textId="7B2B9F4E" w:rsidR="00D421EA"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m:t>E</m:t>
        </m:r>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rad>
          <m:radPr>
            <m:degHide m:val="1"/>
            <m:ctrlPr>
              <w:rPr>
                <w:rFonts w:ascii="Cambria Math" w:hAnsi="Cambria Math"/>
              </w:rPr>
            </m:ctrlPr>
          </m:radPr>
          <m:deg/>
          <m:e>
            <m:r>
              <w:rPr>
                <w:rFonts w:ascii="Cambria Math" w:hAnsi="Cambria Math"/>
              </w:rPr>
              <m:t>Av</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12</w:t>
      </w:r>
      <w:r>
        <w:rPr>
          <w:rFonts w:asciiTheme="minorEastAsia" w:eastAsiaTheme="minorEastAsia" w:hAnsiTheme="minorEastAsia" w:hint="eastAsia"/>
        </w:rPr>
        <w:t>)</w:t>
      </w:r>
    </w:p>
    <w:p w14:paraId="60A5D43A" w14:textId="5B107156" w:rsidR="00D87356" w:rsidRDefault="00D87356" w:rsidP="00D87356">
      <w:pPr>
        <w:jc w:val="both"/>
        <w:rPr>
          <w:rFonts w:asciiTheme="minorEastAsia" w:eastAsiaTheme="minorEastAsia" w:hAnsiTheme="minorEastAsia" w:hint="eastAsia"/>
          <w:sz w:val="21"/>
          <w:szCs w:val="21"/>
        </w:rPr>
      </w:pPr>
      <w:r w:rsidRPr="00D87356">
        <w:rPr>
          <w:rFonts w:asciiTheme="minorEastAsia" w:eastAsiaTheme="minorEastAsia" w:hAnsiTheme="minorEastAsia" w:hint="eastAsia"/>
          <w:sz w:val="21"/>
          <w:szCs w:val="21"/>
        </w:rPr>
        <w:t>【</w:t>
      </w:r>
      <w:r w:rsidR="00B06A83">
        <w:rPr>
          <w:rFonts w:asciiTheme="minorEastAsia" w:eastAsiaTheme="minorEastAsia" w:hAnsiTheme="minorEastAsia" w:hint="eastAsia"/>
        </w:rPr>
        <w:t>優秀</w:t>
      </w:r>
      <w:r w:rsidR="00F85281">
        <w:rPr>
          <w:rFonts w:asciiTheme="minorEastAsia" w:eastAsiaTheme="minorEastAsia" w:hAnsiTheme="minorEastAsia" w:hint="eastAsia"/>
        </w:rPr>
        <w:t>発</w:t>
      </w:r>
      <w:proofErr w:type="gramStart"/>
      <w:r w:rsidR="00F85281">
        <w:rPr>
          <w:rFonts w:asciiTheme="minorEastAsia" w:eastAsiaTheme="minorEastAsia" w:hAnsiTheme="minorEastAsia" w:hint="eastAsia"/>
        </w:rPr>
        <w:t>表</w:t>
      </w:r>
      <w:r w:rsidRPr="00D87356">
        <w:rPr>
          <w:rFonts w:asciiTheme="minorEastAsia" w:eastAsiaTheme="minorEastAsia" w:hAnsiTheme="minorEastAsia" w:hint="eastAsia"/>
        </w:rPr>
        <w:t>賞</w:t>
      </w:r>
      <w:proofErr w:type="gramEnd"/>
      <w:r w:rsidRPr="00D87356">
        <w:rPr>
          <w:rFonts w:asciiTheme="minorEastAsia" w:eastAsiaTheme="minorEastAsia" w:hAnsiTheme="minorEastAsia" w:hint="eastAsia"/>
          <w:sz w:val="21"/>
          <w:szCs w:val="21"/>
        </w:rPr>
        <w:t>】</w:t>
      </w:r>
    </w:p>
    <w:p w14:paraId="2FDE293A" w14:textId="55054901" w:rsidR="00D87356" w:rsidRPr="00D87356" w:rsidRDefault="00D87356" w:rsidP="00D87356">
      <w:pPr>
        <w:ind w:firstLineChars="100" w:firstLine="210"/>
        <w:jc w:val="both"/>
        <w:rPr>
          <w:rFonts w:asciiTheme="minorEastAsia" w:eastAsiaTheme="minorEastAsia" w:hAnsiTheme="minorEastAsia"/>
          <w:sz w:val="21"/>
          <w:szCs w:val="21"/>
        </w:rPr>
      </w:pPr>
      <w:r w:rsidRPr="00D87356">
        <w:rPr>
          <w:rFonts w:asciiTheme="minorEastAsia" w:eastAsiaTheme="minorEastAsia" w:hAnsiTheme="minorEastAsia" w:hint="eastAsia"/>
          <w:sz w:val="21"/>
          <w:szCs w:val="21"/>
        </w:rPr>
        <w:t>本</w:t>
      </w:r>
      <w:r w:rsidRPr="00D87356">
        <w:rPr>
          <w:rFonts w:asciiTheme="minorEastAsia" w:eastAsiaTheme="minorEastAsia" w:hAnsiTheme="minorEastAsia"/>
          <w:sz w:val="21"/>
          <w:szCs w:val="21"/>
        </w:rPr>
        <w:t>課題に対する設計意図</w:t>
      </w:r>
      <w:r>
        <w:rPr>
          <w:rFonts w:asciiTheme="minorEastAsia" w:eastAsiaTheme="minorEastAsia" w:hAnsiTheme="minorEastAsia" w:hint="eastAsia"/>
          <w:sz w:val="21"/>
          <w:szCs w:val="21"/>
        </w:rPr>
        <w:t>，</w:t>
      </w:r>
      <w:r w:rsidRPr="00D87356">
        <w:rPr>
          <w:rFonts w:asciiTheme="minorEastAsia" w:eastAsiaTheme="minorEastAsia" w:hAnsiTheme="minorEastAsia"/>
          <w:sz w:val="21"/>
          <w:szCs w:val="21"/>
        </w:rPr>
        <w:t>手法を選択した根拠について</w:t>
      </w:r>
      <w:r>
        <w:rPr>
          <w:rFonts w:asciiTheme="minorEastAsia" w:eastAsiaTheme="minorEastAsia" w:hAnsiTheme="minorEastAsia" w:hint="eastAsia"/>
          <w:sz w:val="21"/>
          <w:szCs w:val="21"/>
        </w:rPr>
        <w:t>，</w:t>
      </w:r>
      <w:r w:rsidRPr="00D87356">
        <w:rPr>
          <w:rFonts w:asciiTheme="minorEastAsia" w:eastAsiaTheme="minorEastAsia" w:hAnsiTheme="minorEastAsia"/>
          <w:sz w:val="21"/>
          <w:szCs w:val="21"/>
        </w:rPr>
        <w:t>発表全体を通して論理的かつ分かりやすく</w:t>
      </w:r>
      <w:r w:rsidRPr="00D87356">
        <w:rPr>
          <w:rFonts w:asciiTheme="minorEastAsia" w:eastAsiaTheme="minorEastAsia" w:hAnsiTheme="minorEastAsia" w:hint="eastAsia"/>
          <w:sz w:val="21"/>
          <w:szCs w:val="21"/>
        </w:rPr>
        <w:t>伝えた者に贈られる賞である</w:t>
      </w:r>
      <w:r>
        <w:rPr>
          <w:rFonts w:asciiTheme="minorEastAsia" w:eastAsiaTheme="minorEastAsia" w:hAnsiTheme="minorEastAsia" w:hint="eastAsia"/>
          <w:sz w:val="21"/>
          <w:szCs w:val="21"/>
        </w:rPr>
        <w:t>．</w:t>
      </w:r>
      <w:r w:rsidRPr="00D87356">
        <w:rPr>
          <w:rFonts w:asciiTheme="minorEastAsia" w:eastAsiaTheme="minorEastAsia" w:hAnsiTheme="minorEastAsia" w:hint="eastAsia"/>
          <w:sz w:val="21"/>
          <w:szCs w:val="21"/>
        </w:rPr>
        <w:t>受賞者は</w:t>
      </w:r>
      <w:r>
        <w:rPr>
          <w:rFonts w:asciiTheme="minorEastAsia" w:eastAsiaTheme="minorEastAsia" w:hAnsiTheme="minorEastAsia" w:hint="eastAsia"/>
          <w:sz w:val="21"/>
          <w:szCs w:val="21"/>
        </w:rPr>
        <w:t>，</w:t>
      </w:r>
      <w:r w:rsidRPr="00D87356">
        <w:rPr>
          <w:rFonts w:asciiTheme="minorEastAsia" w:eastAsiaTheme="minorEastAsia" w:hAnsiTheme="minorEastAsia" w:hint="eastAsia"/>
          <w:sz w:val="21"/>
          <w:szCs w:val="18"/>
        </w:rPr>
        <w:t>すべての参加者および聴講者の投票により決定する．</w:t>
      </w:r>
    </w:p>
    <w:p w14:paraId="68D8F5B2" w14:textId="37152A06" w:rsidR="00C526F9" w:rsidRPr="00C526F9" w:rsidRDefault="007C3750" w:rsidP="009D5ABC">
      <w:pPr>
        <w:pStyle w:val="a9"/>
        <w:numPr>
          <w:ilvl w:val="0"/>
          <w:numId w:val="13"/>
        </w:numPr>
        <w:spacing w:beforeLines="100" w:before="360"/>
        <w:ind w:left="442" w:hanging="442"/>
        <w:jc w:val="both"/>
        <w:rPr>
          <w:rFonts w:asciiTheme="minorEastAsia" w:eastAsiaTheme="minorEastAsia" w:hAnsiTheme="minorEastAsia"/>
          <w:sz w:val="21"/>
          <w:szCs w:val="18"/>
        </w:rPr>
      </w:pPr>
      <w:r w:rsidRPr="00CF2AD0">
        <w:rPr>
          <w:rFonts w:asciiTheme="minorEastAsia" w:eastAsiaTheme="minorEastAsia" w:hAnsiTheme="minorEastAsia" w:cs="Times New Roman" w:hint="eastAsia"/>
          <w:b/>
          <w:bCs/>
          <w:sz w:val="21"/>
          <w:szCs w:val="21"/>
        </w:rPr>
        <w:t>プログラムに関する条件</w:t>
      </w:r>
    </w:p>
    <w:p w14:paraId="359D3034" w14:textId="7C3F86E0" w:rsid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Pr>
          <w:rFonts w:asciiTheme="minorEastAsia" w:eastAsiaTheme="minorEastAsia" w:hAnsiTheme="minorEastAsia" w:cs="Times New Roman" w:hint="eastAsia"/>
          <w:sz w:val="21"/>
          <w:szCs w:val="18"/>
        </w:rPr>
        <w:t>プロジェクト名：</w:t>
      </w:r>
      <w:r w:rsidR="00585C36">
        <w:rPr>
          <w:rFonts w:asciiTheme="minorEastAsia" w:eastAsiaTheme="minorEastAsia" w:hAnsiTheme="minorEastAsia" w:cs="Times New Roman"/>
          <w:sz w:val="21"/>
          <w:szCs w:val="18"/>
        </w:rPr>
        <w:t>orienteering-</w:t>
      </w:r>
      <w:r w:rsidR="00585C36" w:rsidRPr="00F70D0C">
        <w:rPr>
          <w:rFonts w:asciiTheme="minorEastAsia" w:eastAsiaTheme="minorEastAsia" w:hAnsiTheme="minorEastAsia" w:cs="Times New Roman"/>
          <w:sz w:val="21"/>
          <w:szCs w:val="18"/>
        </w:rPr>
        <w:t>competition</w:t>
      </w:r>
      <w:r w:rsidR="00585C36">
        <w:rPr>
          <w:rFonts w:asciiTheme="minorEastAsia" w:eastAsiaTheme="minorEastAsia" w:hAnsiTheme="minorEastAsia" w:cs="Times New Roman"/>
          <w:sz w:val="21"/>
          <w:szCs w:val="18"/>
        </w:rPr>
        <w:t>2026</w:t>
      </w:r>
    </w:p>
    <w:p w14:paraId="3D776CC6" w14:textId="44EEF2EB" w:rsidR="00CF2AD0" w:rsidRP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 xml:space="preserve">メイン関数のファイル： </w:t>
      </w:r>
      <w:r w:rsidR="007D7E5F">
        <w:rPr>
          <w:rFonts w:asciiTheme="minorEastAsia" w:eastAsiaTheme="minorEastAsia" w:hAnsiTheme="minorEastAsia" w:cs="Times New Roman"/>
          <w:sz w:val="21"/>
          <w:szCs w:val="18"/>
        </w:rPr>
        <w:t>main.cpp</w:t>
      </w:r>
    </w:p>
    <w:p w14:paraId="105DD431" w14:textId="57B642EC" w:rsid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入力データ：</w:t>
      </w:r>
      <w:r>
        <w:rPr>
          <w:rFonts w:asciiTheme="minorEastAsia" w:eastAsiaTheme="minorEastAsia" w:hAnsiTheme="minorEastAsia" w:cs="Times New Roman" w:hint="eastAsia"/>
          <w:sz w:val="21"/>
          <w:szCs w:val="18"/>
        </w:rPr>
        <w:t>以下の</w:t>
      </w:r>
      <w:r w:rsidR="00D10904">
        <w:rPr>
          <w:rFonts w:asciiTheme="minorEastAsia" w:eastAsiaTheme="minorEastAsia" w:hAnsiTheme="minorEastAsia" w:cs="Times New Roman"/>
          <w:sz w:val="21"/>
          <w:szCs w:val="18"/>
        </w:rPr>
        <w:t>4</w:t>
      </w:r>
      <w:r>
        <w:rPr>
          <w:rFonts w:asciiTheme="minorEastAsia" w:eastAsiaTheme="minorEastAsia" w:hAnsiTheme="minorEastAsia" w:cs="Times New Roman" w:hint="eastAsia"/>
          <w:sz w:val="21"/>
          <w:szCs w:val="18"/>
        </w:rPr>
        <w:t>ファイルから読み込む</w:t>
      </w:r>
    </w:p>
    <w:p w14:paraId="76B7EEC4" w14:textId="77777777"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landmarks.csv</w:t>
      </w:r>
    </w:p>
    <w:p w14:paraId="2BDB4124" w14:textId="77777777"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edges.csv</w:t>
      </w:r>
    </w:p>
    <w:p w14:paraId="63617145" w14:textId="50B8A286"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nodes.csv</w:t>
      </w:r>
    </w:p>
    <w:p w14:paraId="02D30EDC" w14:textId="76468F90" w:rsidR="006B4CE9" w:rsidRPr="00CF2AD0" w:rsidRDefault="006B4CE9"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seimon.csv</w:t>
      </w:r>
    </w:p>
    <w:p w14:paraId="7C8F953B" w14:textId="3DB4F9AD" w:rsidR="00CF2AD0" w:rsidRPr="007D7E5F" w:rsidRDefault="00CF2AD0" w:rsidP="00F82BBC">
      <w:pPr>
        <w:pStyle w:val="a9"/>
        <w:tabs>
          <w:tab w:val="left" w:pos="-7500"/>
          <w:tab w:val="left" w:pos="142"/>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 xml:space="preserve">出力： </w:t>
      </w:r>
      <w:proofErr w:type="spellStart"/>
      <w:r w:rsidR="007D7E5F">
        <w:rPr>
          <w:rFonts w:asciiTheme="minorEastAsia" w:eastAsiaTheme="minorEastAsia" w:hAnsiTheme="minorEastAsia" w:cs="Times New Roman"/>
          <w:sz w:val="21"/>
          <w:szCs w:val="18"/>
        </w:rPr>
        <w:t>best_course.json</w:t>
      </w:r>
      <w:proofErr w:type="spellEnd"/>
      <w:r w:rsidR="007D7E5F">
        <w:rPr>
          <w:rFonts w:asciiTheme="minorEastAsia" w:eastAsiaTheme="minorEastAsia" w:hAnsiTheme="minorEastAsia" w:cs="Times New Roman" w:hint="eastAsia"/>
          <w:sz w:val="21"/>
          <w:szCs w:val="18"/>
        </w:rPr>
        <w:t>に</w:t>
      </w:r>
      <w:r w:rsidRPr="007D7E5F">
        <w:rPr>
          <w:rFonts w:asciiTheme="minorEastAsia" w:eastAsiaTheme="minorEastAsia" w:hAnsiTheme="minorEastAsia" w:cs="Times New Roman" w:hint="eastAsia"/>
          <w:sz w:val="21"/>
          <w:szCs w:val="18"/>
        </w:rPr>
        <w:t>書き出す</w:t>
      </w:r>
    </w:p>
    <w:p w14:paraId="799AC661" w14:textId="77777777" w:rsidR="00663EF8" w:rsidRPr="00CF2AD0" w:rsidRDefault="00663EF8"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提出物</w:t>
      </w:r>
    </w:p>
    <w:p w14:paraId="41B9617D" w14:textId="60BD3718"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提出物：コンパイルできる</w:t>
      </w:r>
      <w:r w:rsidRPr="00D5603F">
        <w:rPr>
          <w:rFonts w:asciiTheme="minorEastAsia" w:eastAsiaTheme="minorEastAsia" w:hAnsiTheme="minorEastAsia"/>
          <w:sz w:val="21"/>
          <w:szCs w:val="21"/>
        </w:rPr>
        <w:t>.</w:t>
      </w:r>
      <w:proofErr w:type="spellStart"/>
      <w:r w:rsidRPr="00D5603F">
        <w:rPr>
          <w:rFonts w:asciiTheme="minorEastAsia" w:eastAsiaTheme="minorEastAsia" w:hAnsiTheme="minorEastAsia"/>
          <w:sz w:val="21"/>
          <w:szCs w:val="21"/>
        </w:rPr>
        <w:t>cpp</w:t>
      </w:r>
      <w:proofErr w:type="spellEnd"/>
      <w:r w:rsidRPr="00D5603F">
        <w:rPr>
          <w:rFonts w:asciiTheme="minorEastAsia" w:eastAsiaTheme="minorEastAsia" w:hAnsiTheme="minorEastAsia" w:hint="eastAsia"/>
          <w:sz w:val="21"/>
          <w:szCs w:val="21"/>
        </w:rPr>
        <w:t>と</w:t>
      </w:r>
      <w:r w:rsidRPr="00D5603F">
        <w:rPr>
          <w:rFonts w:asciiTheme="minorEastAsia" w:eastAsiaTheme="minorEastAsia" w:hAnsiTheme="minorEastAsia"/>
          <w:sz w:val="21"/>
          <w:szCs w:val="21"/>
        </w:rPr>
        <w:t>.</w:t>
      </w:r>
      <w:proofErr w:type="gramStart"/>
      <w:r w:rsidRPr="00D5603F">
        <w:rPr>
          <w:rFonts w:asciiTheme="minorEastAsia" w:eastAsiaTheme="minorEastAsia" w:hAnsiTheme="minorEastAsia"/>
          <w:sz w:val="21"/>
          <w:szCs w:val="21"/>
        </w:rPr>
        <w:t>h</w:t>
      </w:r>
      <w:proofErr w:type="gramEnd"/>
      <w:r w:rsidRPr="00D5603F">
        <w:rPr>
          <w:rFonts w:asciiTheme="minorEastAsia" w:eastAsiaTheme="minorEastAsia" w:hAnsiTheme="minorEastAsia" w:hint="eastAsia"/>
          <w:sz w:val="21"/>
          <w:szCs w:val="21"/>
        </w:rPr>
        <w:t>のファイル</w:t>
      </w:r>
      <w:r w:rsidR="00D5603F" w:rsidRPr="00D5603F">
        <w:rPr>
          <w:rFonts w:asciiTheme="minorEastAsia" w:eastAsiaTheme="minorEastAsia" w:hAnsiTheme="minorEastAsia" w:hint="eastAsia"/>
          <w:sz w:val="21"/>
          <w:szCs w:val="21"/>
        </w:rPr>
        <w:t>を</w:t>
      </w:r>
      <w:r w:rsidR="00D5603F" w:rsidRPr="00D5603F">
        <w:rPr>
          <w:rFonts w:asciiTheme="minorEastAsia" w:eastAsiaTheme="minorEastAsia" w:hAnsiTheme="minorEastAsia"/>
          <w:sz w:val="21"/>
          <w:szCs w:val="21"/>
        </w:rPr>
        <w:t>git</w:t>
      </w:r>
      <w:r w:rsidR="00D5603F" w:rsidRPr="00D5603F">
        <w:rPr>
          <w:rFonts w:asciiTheme="minorEastAsia" w:eastAsiaTheme="minorEastAsia" w:hAnsiTheme="minorEastAsia" w:hint="eastAsia"/>
          <w:sz w:val="21"/>
          <w:szCs w:val="21"/>
        </w:rPr>
        <w:t>へ</w:t>
      </w:r>
      <w:r w:rsidR="00D5603F" w:rsidRPr="00D5603F">
        <w:rPr>
          <w:rFonts w:asciiTheme="minorEastAsia" w:eastAsiaTheme="minorEastAsia" w:hAnsiTheme="minorEastAsia"/>
          <w:sz w:val="21"/>
          <w:szCs w:val="21"/>
        </w:rPr>
        <w:t>push</w:t>
      </w:r>
      <w:r w:rsidR="00D5603F" w:rsidRPr="00D5603F">
        <w:rPr>
          <w:rFonts w:asciiTheme="minorEastAsia" w:eastAsiaTheme="minorEastAsia" w:hAnsiTheme="minorEastAsia" w:hint="eastAsia"/>
          <w:sz w:val="21"/>
          <w:szCs w:val="21"/>
        </w:rPr>
        <w:t>したリポジトリのURL</w:t>
      </w:r>
    </w:p>
    <w:p w14:paraId="1056C9EA" w14:textId="3F3D4137" w:rsidR="00663EF8" w:rsidRPr="00D5603F" w:rsidRDefault="00BE2726"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リポジトリ</w:t>
      </w:r>
      <w:r w:rsidR="00663EF8" w:rsidRPr="00D5603F">
        <w:rPr>
          <w:rFonts w:asciiTheme="minorEastAsia" w:eastAsiaTheme="minorEastAsia" w:hAnsiTheme="minorEastAsia" w:hint="eastAsia"/>
          <w:sz w:val="21"/>
          <w:szCs w:val="21"/>
        </w:rPr>
        <w:t>名：</w:t>
      </w:r>
      <w:r w:rsidR="00663EF8" w:rsidRPr="00D5603F">
        <w:rPr>
          <w:rFonts w:asciiTheme="minorEastAsia" w:eastAsiaTheme="minorEastAsia" w:hAnsiTheme="minorEastAsia"/>
          <w:sz w:val="21"/>
          <w:szCs w:val="21"/>
        </w:rPr>
        <w:t xml:space="preserve"> </w:t>
      </w:r>
      <w:r w:rsidR="00585C36">
        <w:rPr>
          <w:rFonts w:asciiTheme="minorEastAsia" w:eastAsiaTheme="minorEastAsia" w:hAnsiTheme="minorEastAsia"/>
          <w:sz w:val="21"/>
          <w:szCs w:val="21"/>
        </w:rPr>
        <w:t>lab-c</w:t>
      </w:r>
      <w:r w:rsidR="00585C36" w:rsidRPr="00F70D0C">
        <w:rPr>
          <w:rFonts w:asciiTheme="minorEastAsia" w:eastAsiaTheme="minorEastAsia" w:hAnsiTheme="minorEastAsia"/>
          <w:sz w:val="21"/>
          <w:szCs w:val="21"/>
        </w:rPr>
        <w:t>ompetition</w:t>
      </w:r>
      <w:r w:rsidR="00585C36">
        <w:rPr>
          <w:rFonts w:asciiTheme="minorEastAsia" w:eastAsiaTheme="minorEastAsia" w:hAnsiTheme="minorEastAsia"/>
          <w:sz w:val="21"/>
          <w:szCs w:val="21"/>
        </w:rPr>
        <w:t>-2026</w:t>
      </w:r>
    </w:p>
    <w:p w14:paraId="7139DEC9" w14:textId="0858640A"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提出先：</w:t>
      </w:r>
      <w:r w:rsidR="00D5603F" w:rsidRPr="00D5603F">
        <w:rPr>
          <w:rFonts w:asciiTheme="minorEastAsia" w:eastAsiaTheme="minorEastAsia" w:hAnsiTheme="minorEastAsia"/>
          <w:sz w:val="21"/>
          <w:szCs w:val="21"/>
        </w:rPr>
        <w:t>slack</w:t>
      </w:r>
      <w:r w:rsidR="00D5603F" w:rsidRPr="00D5603F">
        <w:rPr>
          <w:rFonts w:asciiTheme="minorEastAsia" w:eastAsiaTheme="minorEastAsia" w:hAnsiTheme="minorEastAsia" w:hint="eastAsia"/>
          <w:sz w:val="21"/>
          <w:szCs w:val="21"/>
        </w:rPr>
        <w:t>チャンネル「</w:t>
      </w:r>
      <w:r w:rsidR="00D5603F" w:rsidRPr="00D5603F">
        <w:rPr>
          <w:rFonts w:asciiTheme="minorEastAsia" w:eastAsiaTheme="minorEastAsia" w:hAnsiTheme="minorEastAsia"/>
          <w:sz w:val="21"/>
          <w:szCs w:val="21"/>
        </w:rPr>
        <w:t>Competition2026</w:t>
      </w:r>
      <w:r w:rsidR="00D5603F" w:rsidRPr="00D5603F">
        <w:rPr>
          <w:rFonts w:asciiTheme="minorEastAsia" w:eastAsiaTheme="minorEastAsia" w:hAnsiTheme="minorEastAsia" w:hint="eastAsia"/>
          <w:sz w:val="21"/>
          <w:szCs w:val="21"/>
        </w:rPr>
        <w:t>」へリポジトリURLを投稿</w:t>
      </w:r>
    </w:p>
    <w:p w14:paraId="5424A84C" w14:textId="425CA5F4"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〆切：</w:t>
      </w:r>
      <w:r w:rsidRPr="00D5603F">
        <w:rPr>
          <w:rFonts w:asciiTheme="minorEastAsia" w:eastAsiaTheme="minorEastAsia" w:hAnsiTheme="minorEastAsia"/>
          <w:sz w:val="21"/>
          <w:szCs w:val="21"/>
        </w:rPr>
        <w:t xml:space="preserve"> </w:t>
      </w:r>
      <w:r w:rsidR="00BE2726" w:rsidRPr="00D5603F">
        <w:rPr>
          <w:rFonts w:asciiTheme="minorEastAsia" w:eastAsiaTheme="minorEastAsia" w:hAnsiTheme="minorEastAsia"/>
          <w:sz w:val="21"/>
          <w:szCs w:val="21"/>
        </w:rPr>
        <w:t>9/23</w:t>
      </w:r>
    </w:p>
    <w:p w14:paraId="4AB89EC3" w14:textId="7266245A" w:rsidR="009361A9" w:rsidRPr="00CF2AD0" w:rsidRDefault="009361A9"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参考資料</w:t>
      </w:r>
    </w:p>
    <w:p w14:paraId="168C4D27" w14:textId="6685FC7D" w:rsidR="009361A9" w:rsidRPr="00FA5BAA" w:rsidRDefault="009361A9" w:rsidP="00FA5BAA">
      <w:pPr>
        <w:pStyle w:val="a9"/>
        <w:numPr>
          <w:ilvl w:val="1"/>
          <w:numId w:val="3"/>
        </w:numPr>
        <w:ind w:left="709"/>
        <w:contextualSpacing w:val="0"/>
        <w:jc w:val="both"/>
        <w:rPr>
          <w:rFonts w:asciiTheme="minorEastAsia" w:eastAsiaTheme="minorEastAsia" w:hAnsiTheme="minorEastAsia"/>
          <w:sz w:val="21"/>
          <w:szCs w:val="18"/>
        </w:rPr>
      </w:pPr>
      <w:hyperlink r:id="rId7" w:history="1">
        <w:r w:rsidRPr="00FA5BAA">
          <w:rPr>
            <w:rStyle w:val="aa"/>
            <w:rFonts w:asciiTheme="minorEastAsia" w:eastAsiaTheme="minorEastAsia" w:hAnsiTheme="minorEastAsia"/>
            <w:sz w:val="21"/>
            <w:szCs w:val="18"/>
          </w:rPr>
          <w:t>https://www.orienteering.or.jp/archive/rule/Competitionrule_160207.pdf</w:t>
        </w:r>
      </w:hyperlink>
    </w:p>
    <w:p w14:paraId="4DDA5F40" w14:textId="2DD7563C" w:rsidR="009361A9"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hyperlink r:id="rId8" w:history="1">
        <w:r w:rsidRPr="00FA5BAA">
          <w:rPr>
            <w:rStyle w:val="aa"/>
            <w:rFonts w:asciiTheme="minorEastAsia" w:eastAsiaTheme="minorEastAsia" w:hAnsiTheme="minorEastAsia"/>
            <w:sz w:val="21"/>
            <w:szCs w:val="18"/>
          </w:rPr>
          <w:t>https://www.coco-ar.jp/media/column/stamprally</w:t>
        </w:r>
      </w:hyperlink>
    </w:p>
    <w:p w14:paraId="109E40A5" w14:textId="2F7815C8" w:rsidR="00957D70"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r w:rsidRPr="00FA5BAA">
        <w:rPr>
          <w:rFonts w:asciiTheme="minorEastAsia" w:eastAsiaTheme="minorEastAsia" w:hAnsiTheme="minorEastAsia"/>
          <w:sz w:val="21"/>
          <w:szCs w:val="18"/>
        </w:rPr>
        <w:t>https://www.kao.com/jp/nutrition/meal-life/about-hoco/hoco01/</w:t>
      </w:r>
    </w:p>
    <w:p w14:paraId="13480583" w14:textId="78513D6A" w:rsidR="00957D70"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hyperlink r:id="rId9" w:history="1">
        <w:r w:rsidRPr="00FA5BAA">
          <w:rPr>
            <w:rStyle w:val="aa"/>
            <w:rFonts w:asciiTheme="minorEastAsia" w:eastAsiaTheme="minorEastAsia" w:hAnsiTheme="minorEastAsia"/>
            <w:sz w:val="21"/>
            <w:szCs w:val="18"/>
          </w:rPr>
          <w:t>https://yamap.com/magazine/41078</w:t>
        </w:r>
      </w:hyperlink>
    </w:p>
    <w:p w14:paraId="08ACB1B5" w14:textId="4766B849" w:rsidR="00663EF8" w:rsidRPr="00CF2AD0" w:rsidRDefault="00663EF8"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補足とヒント</w:t>
      </w:r>
    </w:p>
    <w:p w14:paraId="642A1956" w14:textId="66D6696C" w:rsidR="00663EF8"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サンプルプログラムのパラメータ</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適応度</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画面表示等は自由に設定してよい</w:t>
      </w:r>
      <w:r w:rsidR="00D41D62">
        <w:rPr>
          <w:rFonts w:asciiTheme="minorEastAsia" w:eastAsiaTheme="minorEastAsia" w:hAnsiTheme="minorEastAsia" w:hint="eastAsia"/>
          <w:sz w:val="21"/>
          <w:szCs w:val="21"/>
        </w:rPr>
        <w:t>．</w:t>
      </w:r>
    </w:p>
    <w:p w14:paraId="3E1AD501" w14:textId="2A94DE1A" w:rsidR="00663EF8"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「進化計算アルゴリズム入門」に記載されているプログラムは</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以下のページからダウンロードできる</w:t>
      </w:r>
      <w:r w:rsidR="00D41D62">
        <w:rPr>
          <w:rFonts w:asciiTheme="minorEastAsia" w:eastAsiaTheme="minorEastAsia" w:hAnsiTheme="minorEastAsia" w:hint="eastAsia"/>
          <w:sz w:val="21"/>
          <w:szCs w:val="21"/>
        </w:rPr>
        <w:t>．</w:t>
      </w:r>
    </w:p>
    <w:p w14:paraId="266A5C42" w14:textId="49AFA0CC" w:rsidR="00663EF8" w:rsidRPr="007D7E5F" w:rsidRDefault="00663EF8" w:rsidP="00F82BBC">
      <w:pPr>
        <w:pStyle w:val="a9"/>
        <w:ind w:left="880"/>
        <w:jc w:val="both"/>
        <w:rPr>
          <w:rFonts w:asciiTheme="minorEastAsia" w:eastAsiaTheme="minorEastAsia" w:hAnsiTheme="minorEastAsia"/>
          <w:sz w:val="21"/>
          <w:szCs w:val="21"/>
        </w:rPr>
      </w:pPr>
      <w:hyperlink r:id="rId10" w:history="1">
        <w:r w:rsidRPr="007D7E5F">
          <w:rPr>
            <w:rStyle w:val="aa"/>
            <w:rFonts w:asciiTheme="minorEastAsia" w:eastAsiaTheme="minorEastAsia" w:hAnsiTheme="minorEastAsia"/>
            <w:sz w:val="21"/>
            <w:szCs w:val="21"/>
          </w:rPr>
          <w:t>https://www.ohmsha.co.jp/book/9784274222382/</w:t>
        </w:r>
      </w:hyperlink>
    </w:p>
    <w:p w14:paraId="77706BCD" w14:textId="7571D3F8" w:rsidR="009361A9"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質問は</w:t>
      </w:r>
      <w:r w:rsidRPr="007D7E5F">
        <w:rPr>
          <w:rFonts w:asciiTheme="minorEastAsia" w:eastAsiaTheme="minorEastAsia" w:hAnsiTheme="minorEastAsia"/>
          <w:sz w:val="21"/>
          <w:szCs w:val="21"/>
        </w:rPr>
        <w:t>Slack</w:t>
      </w:r>
      <w:r w:rsidRPr="007D7E5F">
        <w:rPr>
          <w:rFonts w:asciiTheme="minorEastAsia" w:eastAsiaTheme="minorEastAsia" w:hAnsiTheme="minorEastAsia" w:hint="eastAsia"/>
          <w:sz w:val="21"/>
          <w:szCs w:val="21"/>
        </w:rPr>
        <w:t>の</w:t>
      </w:r>
      <w:r w:rsidRPr="007D7E5F">
        <w:rPr>
          <w:rFonts w:asciiTheme="minorEastAsia" w:eastAsiaTheme="minorEastAsia" w:hAnsiTheme="minorEastAsia"/>
          <w:sz w:val="21"/>
          <w:szCs w:val="21"/>
        </w:rPr>
        <w:t>#</w:t>
      </w:r>
      <w:r w:rsidRPr="00AA222F">
        <w:rPr>
          <w:rFonts w:asciiTheme="minorEastAsia" w:eastAsiaTheme="minorEastAsia" w:hAnsiTheme="minorEastAsia"/>
          <w:sz w:val="21"/>
          <w:szCs w:val="21"/>
        </w:rPr>
        <w:t>case_study202</w:t>
      </w:r>
      <w:r w:rsidR="00AA222F" w:rsidRPr="00AA222F">
        <w:rPr>
          <w:rFonts w:asciiTheme="minorEastAsia" w:eastAsiaTheme="minorEastAsia" w:hAnsiTheme="minorEastAsia"/>
          <w:sz w:val="21"/>
          <w:szCs w:val="21"/>
        </w:rPr>
        <w:t>6</w:t>
      </w:r>
      <w:r w:rsidRPr="007D7E5F">
        <w:rPr>
          <w:rFonts w:asciiTheme="minorEastAsia" w:eastAsiaTheme="minorEastAsia" w:hAnsiTheme="minorEastAsia" w:hint="eastAsia"/>
          <w:sz w:val="21"/>
          <w:szCs w:val="21"/>
        </w:rPr>
        <w:t>に書き込み</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回答を皆で共有する</w:t>
      </w:r>
      <w:r w:rsidR="00D41D62">
        <w:rPr>
          <w:rFonts w:asciiTheme="minorEastAsia" w:eastAsiaTheme="minorEastAsia" w:hAnsiTheme="minorEastAsia" w:hint="eastAsia"/>
          <w:sz w:val="21"/>
          <w:szCs w:val="21"/>
        </w:rPr>
        <w:t>．</w:t>
      </w:r>
    </w:p>
    <w:sectPr w:rsidR="009361A9" w:rsidRPr="007D7E5F" w:rsidSect="00F82BBC">
      <w:pgSz w:w="11906" w:h="16838"/>
      <w:pgMar w:top="1134" w:right="1134" w:bottom="1701"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A2BE2"/>
    <w:multiLevelType w:val="hybridMultilevel"/>
    <w:tmpl w:val="E538263A"/>
    <w:lvl w:ilvl="0" w:tplc="0409000F">
      <w:start w:val="1"/>
      <w:numFmt w:val="decimal"/>
      <w:lvlText w:val="%1."/>
      <w:lvlJc w:val="left"/>
      <w:pPr>
        <w:ind w:left="1280" w:hanging="440"/>
      </w:pPr>
    </w:lvl>
    <w:lvl w:ilvl="1" w:tplc="5720B9EA">
      <w:start w:val="1"/>
      <w:numFmt w:val="decimal"/>
      <w:lvlText w:val="(%2)"/>
      <w:lvlJc w:val="left"/>
      <w:pPr>
        <w:ind w:left="1720" w:hanging="440"/>
      </w:pPr>
      <w:rPr>
        <w:rFonts w:hint="default"/>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088F7CCA"/>
    <w:multiLevelType w:val="hybridMultilevel"/>
    <w:tmpl w:val="74BCB424"/>
    <w:lvl w:ilvl="0" w:tplc="FFFFFFFF">
      <w:start w:val="1"/>
      <w:numFmt w:val="bullet"/>
      <w:lvlText w:val=""/>
      <w:lvlJc w:val="left"/>
      <w:pPr>
        <w:ind w:left="440" w:hanging="440"/>
      </w:pPr>
      <w:rPr>
        <w:rFonts w:ascii="Wingdings" w:hAnsi="Wingdings" w:hint="default"/>
      </w:rPr>
    </w:lvl>
    <w:lvl w:ilvl="1" w:tplc="1FDA2E22">
      <w:numFmt w:val="bullet"/>
      <w:lvlText w:val="-"/>
      <w:lvlJc w:val="left"/>
      <w:pPr>
        <w:ind w:left="880" w:hanging="440"/>
      </w:pPr>
      <w:rPr>
        <w:rFonts w:ascii="游明朝" w:eastAsia="游明朝" w:hAnsi="游明朝" w:cstheme="minorBidi" w:hint="eastAsia"/>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6F4264"/>
    <w:multiLevelType w:val="hybridMultilevel"/>
    <w:tmpl w:val="1DE2C70A"/>
    <w:lvl w:ilvl="0" w:tplc="27C8A79E">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1B792DE1"/>
    <w:multiLevelType w:val="hybridMultilevel"/>
    <w:tmpl w:val="7E32A7EC"/>
    <w:lvl w:ilvl="0" w:tplc="1FDA2E22">
      <w:numFmt w:val="bullet"/>
      <w:lvlText w:val="-"/>
      <w:lvlJc w:val="left"/>
      <w:pPr>
        <w:ind w:left="880" w:hanging="440"/>
      </w:pPr>
      <w:rPr>
        <w:rFonts w:ascii="游明朝" w:eastAsia="游明朝" w:hAnsi="游明朝" w:cstheme="minorBid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7E3A6E"/>
    <w:multiLevelType w:val="hybridMultilevel"/>
    <w:tmpl w:val="705E4488"/>
    <w:lvl w:ilvl="0" w:tplc="5106A1DE">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7645C80"/>
    <w:multiLevelType w:val="hybridMultilevel"/>
    <w:tmpl w:val="674434E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09F09CF"/>
    <w:multiLevelType w:val="hybridMultilevel"/>
    <w:tmpl w:val="4B66049A"/>
    <w:lvl w:ilvl="0" w:tplc="FFFFFFFF">
      <w:start w:val="1"/>
      <w:numFmt w:val="bullet"/>
      <w:lvlText w:val=""/>
      <w:lvlJc w:val="left"/>
      <w:pPr>
        <w:ind w:left="440" w:hanging="440"/>
      </w:pPr>
      <w:rPr>
        <w:rFonts w:ascii="Wingdings" w:hAnsi="Wingdings" w:hint="default"/>
      </w:rPr>
    </w:lvl>
    <w:lvl w:ilvl="1" w:tplc="1FDA2E22">
      <w:numFmt w:val="bullet"/>
      <w:lvlText w:val="-"/>
      <w:lvlJc w:val="left"/>
      <w:pPr>
        <w:ind w:left="880" w:hanging="440"/>
      </w:pPr>
      <w:rPr>
        <w:rFonts w:ascii="游明朝" w:eastAsia="游明朝" w:hAnsi="游明朝" w:cstheme="minorBidi" w:hint="eastAsia"/>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3113629F"/>
    <w:multiLevelType w:val="hybridMultilevel"/>
    <w:tmpl w:val="A19E98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9583247"/>
    <w:multiLevelType w:val="hybridMultilevel"/>
    <w:tmpl w:val="1E841D78"/>
    <w:lvl w:ilvl="0" w:tplc="1FDA2E2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D4448F1"/>
    <w:multiLevelType w:val="hybridMultilevel"/>
    <w:tmpl w:val="5BC657C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5AF38A1"/>
    <w:multiLevelType w:val="hybridMultilevel"/>
    <w:tmpl w:val="CA98BBA6"/>
    <w:lvl w:ilvl="0" w:tplc="0409000F">
      <w:start w:val="1"/>
      <w:numFmt w:val="decimal"/>
      <w:lvlText w:val="%1."/>
      <w:lvlJc w:val="left"/>
      <w:pPr>
        <w:ind w:left="944" w:hanging="440"/>
      </w:pPr>
    </w:lvl>
    <w:lvl w:ilvl="1" w:tplc="5720B9EA">
      <w:start w:val="1"/>
      <w:numFmt w:val="decimal"/>
      <w:lvlText w:val="(%2)"/>
      <w:lvlJc w:val="left"/>
      <w:pPr>
        <w:ind w:left="1384" w:hanging="440"/>
      </w:pPr>
      <w:rPr>
        <w:rFonts w:hint="default"/>
      </w:r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1" w15:restartNumberingAfterBreak="0">
    <w:nsid w:val="737810BF"/>
    <w:multiLevelType w:val="multilevel"/>
    <w:tmpl w:val="50E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461BA"/>
    <w:multiLevelType w:val="hybridMultilevel"/>
    <w:tmpl w:val="1A88524C"/>
    <w:lvl w:ilvl="0" w:tplc="04090001">
      <w:start w:val="1"/>
      <w:numFmt w:val="bullet"/>
      <w:lvlText w:val=""/>
      <w:lvlJc w:val="left"/>
      <w:pPr>
        <w:ind w:left="440" w:hanging="440"/>
      </w:pPr>
      <w:rPr>
        <w:rFonts w:ascii="Wingdings" w:hAnsi="Wingdings" w:hint="default"/>
      </w:rPr>
    </w:lvl>
    <w:lvl w:ilvl="1" w:tplc="27C8A79E">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7C854780"/>
    <w:multiLevelType w:val="hybridMultilevel"/>
    <w:tmpl w:val="44EA412A"/>
    <w:lvl w:ilvl="0" w:tplc="04090001">
      <w:start w:val="1"/>
      <w:numFmt w:val="bullet"/>
      <w:lvlText w:val=""/>
      <w:lvlJc w:val="left"/>
      <w:pPr>
        <w:ind w:left="440" w:hanging="440"/>
      </w:pPr>
      <w:rPr>
        <w:rFonts w:ascii="Wingdings" w:hAnsi="Wingdings" w:hint="default"/>
      </w:rPr>
    </w:lvl>
    <w:lvl w:ilvl="1" w:tplc="7870EA82">
      <w:start w:val="1"/>
      <w:numFmt w:val="decimal"/>
      <w:lvlText w:val="[%2]"/>
      <w:lvlJc w:val="left"/>
      <w:pPr>
        <w:ind w:left="944" w:hanging="440"/>
      </w:pPr>
      <w:rPr>
        <w:rFonts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8169984">
    <w:abstractNumId w:val="5"/>
  </w:num>
  <w:num w:numId="2" w16cid:durableId="1167553087">
    <w:abstractNumId w:val="7"/>
  </w:num>
  <w:num w:numId="3" w16cid:durableId="321278083">
    <w:abstractNumId w:val="13"/>
  </w:num>
  <w:num w:numId="4" w16cid:durableId="840892926">
    <w:abstractNumId w:val="2"/>
  </w:num>
  <w:num w:numId="5" w16cid:durableId="264113223">
    <w:abstractNumId w:val="11"/>
  </w:num>
  <w:num w:numId="6" w16cid:durableId="48655257">
    <w:abstractNumId w:val="8"/>
  </w:num>
  <w:num w:numId="7" w16cid:durableId="179584393">
    <w:abstractNumId w:val="12"/>
  </w:num>
  <w:num w:numId="8" w16cid:durableId="2058770742">
    <w:abstractNumId w:val="6"/>
  </w:num>
  <w:num w:numId="9" w16cid:durableId="915935844">
    <w:abstractNumId w:val="1"/>
  </w:num>
  <w:num w:numId="10" w16cid:durableId="862673789">
    <w:abstractNumId w:val="3"/>
  </w:num>
  <w:num w:numId="11" w16cid:durableId="1301155719">
    <w:abstractNumId w:val="10"/>
  </w:num>
  <w:num w:numId="12" w16cid:durableId="1538856263">
    <w:abstractNumId w:val="0"/>
  </w:num>
  <w:num w:numId="13" w16cid:durableId="121920083">
    <w:abstractNumId w:val="9"/>
  </w:num>
  <w:num w:numId="14" w16cid:durableId="7254477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oriko OTANI">
    <w15:presenceInfo w15:providerId="Windows Live" w15:userId="04d4303ada03a21e"/>
  </w15:person>
  <w15:person w15:author="g2583021">
    <w15:presenceInfo w15:providerId="AD" w15:userId="S::g2583021@tcu.ac.jp::19fcdfb3-207e-4186-a19c-41ce6f98396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F8"/>
    <w:rsid w:val="0001138B"/>
    <w:rsid w:val="000134CC"/>
    <w:rsid w:val="0004452A"/>
    <w:rsid w:val="0006162D"/>
    <w:rsid w:val="000868E0"/>
    <w:rsid w:val="00095F5D"/>
    <w:rsid w:val="000C3F4F"/>
    <w:rsid w:val="000F3F3C"/>
    <w:rsid w:val="001057C1"/>
    <w:rsid w:val="001231F3"/>
    <w:rsid w:val="0013795C"/>
    <w:rsid w:val="001B5D6F"/>
    <w:rsid w:val="001B6B9A"/>
    <w:rsid w:val="001B746C"/>
    <w:rsid w:val="001F533A"/>
    <w:rsid w:val="00241723"/>
    <w:rsid w:val="00271B05"/>
    <w:rsid w:val="00286AFB"/>
    <w:rsid w:val="002C1466"/>
    <w:rsid w:val="002F2076"/>
    <w:rsid w:val="003001CC"/>
    <w:rsid w:val="00301458"/>
    <w:rsid w:val="003B708C"/>
    <w:rsid w:val="003C5682"/>
    <w:rsid w:val="003E34E9"/>
    <w:rsid w:val="003F7FE2"/>
    <w:rsid w:val="004A2C1A"/>
    <w:rsid w:val="004A3E84"/>
    <w:rsid w:val="00520D8D"/>
    <w:rsid w:val="00556689"/>
    <w:rsid w:val="00585C36"/>
    <w:rsid w:val="005936CB"/>
    <w:rsid w:val="005A1851"/>
    <w:rsid w:val="005B22F0"/>
    <w:rsid w:val="005E7ECD"/>
    <w:rsid w:val="00630A25"/>
    <w:rsid w:val="00656B8A"/>
    <w:rsid w:val="00663EF8"/>
    <w:rsid w:val="00693D08"/>
    <w:rsid w:val="006B4CE9"/>
    <w:rsid w:val="007411B7"/>
    <w:rsid w:val="00746020"/>
    <w:rsid w:val="007751E6"/>
    <w:rsid w:val="007C3750"/>
    <w:rsid w:val="007D7E5F"/>
    <w:rsid w:val="00827AEB"/>
    <w:rsid w:val="00854F42"/>
    <w:rsid w:val="00872382"/>
    <w:rsid w:val="008972EE"/>
    <w:rsid w:val="008A7D2E"/>
    <w:rsid w:val="008F2302"/>
    <w:rsid w:val="009361A9"/>
    <w:rsid w:val="00937445"/>
    <w:rsid w:val="00957D70"/>
    <w:rsid w:val="00985F8F"/>
    <w:rsid w:val="0099676D"/>
    <w:rsid w:val="009C0B13"/>
    <w:rsid w:val="009D2A9D"/>
    <w:rsid w:val="009D5ABC"/>
    <w:rsid w:val="009E13E9"/>
    <w:rsid w:val="00A07DB6"/>
    <w:rsid w:val="00A130A4"/>
    <w:rsid w:val="00A41407"/>
    <w:rsid w:val="00A44982"/>
    <w:rsid w:val="00A63B34"/>
    <w:rsid w:val="00A845AB"/>
    <w:rsid w:val="00AA222F"/>
    <w:rsid w:val="00AA6F0C"/>
    <w:rsid w:val="00AC63DA"/>
    <w:rsid w:val="00AC7C45"/>
    <w:rsid w:val="00AD1AD3"/>
    <w:rsid w:val="00B06A83"/>
    <w:rsid w:val="00B10B9E"/>
    <w:rsid w:val="00B4626D"/>
    <w:rsid w:val="00B72268"/>
    <w:rsid w:val="00B77697"/>
    <w:rsid w:val="00BB4C01"/>
    <w:rsid w:val="00BE2726"/>
    <w:rsid w:val="00C448F9"/>
    <w:rsid w:val="00C46E41"/>
    <w:rsid w:val="00C526F9"/>
    <w:rsid w:val="00C617C1"/>
    <w:rsid w:val="00C66258"/>
    <w:rsid w:val="00C671C2"/>
    <w:rsid w:val="00C75716"/>
    <w:rsid w:val="00CA0EE3"/>
    <w:rsid w:val="00CC0B03"/>
    <w:rsid w:val="00CC4085"/>
    <w:rsid w:val="00CF2AD0"/>
    <w:rsid w:val="00D021FB"/>
    <w:rsid w:val="00D10904"/>
    <w:rsid w:val="00D2569A"/>
    <w:rsid w:val="00D26C83"/>
    <w:rsid w:val="00D37D66"/>
    <w:rsid w:val="00D41D62"/>
    <w:rsid w:val="00D421EA"/>
    <w:rsid w:val="00D5603F"/>
    <w:rsid w:val="00D87356"/>
    <w:rsid w:val="00DC6ADA"/>
    <w:rsid w:val="00DD5E1F"/>
    <w:rsid w:val="00DE0E48"/>
    <w:rsid w:val="00E20278"/>
    <w:rsid w:val="00E448AA"/>
    <w:rsid w:val="00E7291E"/>
    <w:rsid w:val="00EA3796"/>
    <w:rsid w:val="00ED3253"/>
    <w:rsid w:val="00EF5953"/>
    <w:rsid w:val="00F66BBE"/>
    <w:rsid w:val="00F73DEE"/>
    <w:rsid w:val="00F82BBC"/>
    <w:rsid w:val="00F85281"/>
    <w:rsid w:val="00FA499E"/>
    <w:rsid w:val="00FA5BAA"/>
    <w:rsid w:val="00FD3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11F416"/>
  <w15:chartTrackingRefBased/>
  <w15:docId w15:val="{09807504-A48E-E24F-A7CF-7BCFA15A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8F9"/>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663E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3E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3EF8"/>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663E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3E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3E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3E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3E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3E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3EF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3EF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3EF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63EF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3EF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3EF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3EF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3EF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3EF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3E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3E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E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3E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EF8"/>
    <w:pPr>
      <w:spacing w:before="160" w:after="160"/>
      <w:jc w:val="center"/>
    </w:pPr>
    <w:rPr>
      <w:i/>
      <w:iCs/>
      <w:color w:val="404040" w:themeColor="text1" w:themeTint="BF"/>
    </w:rPr>
  </w:style>
  <w:style w:type="character" w:customStyle="1" w:styleId="a8">
    <w:name w:val="引用文 (文字)"/>
    <w:basedOn w:val="a0"/>
    <w:link w:val="a7"/>
    <w:uiPriority w:val="29"/>
    <w:rsid w:val="00663EF8"/>
    <w:rPr>
      <w:i/>
      <w:iCs/>
      <w:color w:val="404040" w:themeColor="text1" w:themeTint="BF"/>
    </w:rPr>
  </w:style>
  <w:style w:type="paragraph" w:styleId="a9">
    <w:name w:val="List Paragraph"/>
    <w:basedOn w:val="a"/>
    <w:uiPriority w:val="34"/>
    <w:qFormat/>
    <w:rsid w:val="00663EF8"/>
    <w:pPr>
      <w:ind w:left="720"/>
      <w:contextualSpacing/>
    </w:pPr>
  </w:style>
  <w:style w:type="character" w:styleId="21">
    <w:name w:val="Intense Emphasis"/>
    <w:basedOn w:val="a0"/>
    <w:uiPriority w:val="21"/>
    <w:qFormat/>
    <w:rsid w:val="00663EF8"/>
    <w:rPr>
      <w:i/>
      <w:iCs/>
      <w:color w:val="0F4761" w:themeColor="accent1" w:themeShade="BF"/>
    </w:rPr>
  </w:style>
  <w:style w:type="paragraph" w:styleId="22">
    <w:name w:val="Intense Quote"/>
    <w:basedOn w:val="a"/>
    <w:next w:val="a"/>
    <w:link w:val="23"/>
    <w:uiPriority w:val="30"/>
    <w:qFormat/>
    <w:rsid w:val="0066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63EF8"/>
    <w:rPr>
      <w:i/>
      <w:iCs/>
      <w:color w:val="0F4761" w:themeColor="accent1" w:themeShade="BF"/>
    </w:rPr>
  </w:style>
  <w:style w:type="character" w:styleId="24">
    <w:name w:val="Intense Reference"/>
    <w:basedOn w:val="a0"/>
    <w:uiPriority w:val="32"/>
    <w:qFormat/>
    <w:rsid w:val="00663EF8"/>
    <w:rPr>
      <w:b/>
      <w:bCs/>
      <w:smallCaps/>
      <w:color w:val="0F4761" w:themeColor="accent1" w:themeShade="BF"/>
      <w:spacing w:val="5"/>
    </w:rPr>
  </w:style>
  <w:style w:type="character" w:styleId="aa">
    <w:name w:val="Hyperlink"/>
    <w:basedOn w:val="a0"/>
    <w:uiPriority w:val="99"/>
    <w:unhideWhenUsed/>
    <w:rsid w:val="00663EF8"/>
    <w:rPr>
      <w:color w:val="467886" w:themeColor="hyperlink"/>
      <w:u w:val="single"/>
    </w:rPr>
  </w:style>
  <w:style w:type="paragraph" w:styleId="Web">
    <w:name w:val="Normal (Web)"/>
    <w:basedOn w:val="a"/>
    <w:uiPriority w:val="99"/>
    <w:semiHidden/>
    <w:unhideWhenUsed/>
    <w:rsid w:val="00CC0B03"/>
    <w:pPr>
      <w:spacing w:before="100" w:beforeAutospacing="1" w:after="100" w:afterAutospacing="1"/>
    </w:pPr>
  </w:style>
  <w:style w:type="paragraph" w:customStyle="1" w:styleId="font-claude-response-body">
    <w:name w:val="font-claude-response-body"/>
    <w:basedOn w:val="a"/>
    <w:rsid w:val="00937445"/>
    <w:pPr>
      <w:spacing w:before="100" w:beforeAutospacing="1" w:after="100" w:afterAutospacing="1"/>
    </w:pPr>
  </w:style>
  <w:style w:type="character" w:styleId="ab">
    <w:name w:val="Unresolved Mention"/>
    <w:basedOn w:val="a0"/>
    <w:uiPriority w:val="99"/>
    <w:semiHidden/>
    <w:unhideWhenUsed/>
    <w:rsid w:val="009361A9"/>
    <w:rPr>
      <w:color w:val="605E5C"/>
      <w:shd w:val="clear" w:color="auto" w:fill="E1DFDD"/>
    </w:rPr>
  </w:style>
  <w:style w:type="character" w:customStyle="1" w:styleId="mord">
    <w:name w:val="mord"/>
    <w:basedOn w:val="a0"/>
    <w:rsid w:val="00AD1AD3"/>
  </w:style>
  <w:style w:type="table" w:styleId="25">
    <w:name w:val="Plain Table 2"/>
    <w:basedOn w:val="a1"/>
    <w:uiPriority w:val="42"/>
    <w:rsid w:val="00AD1A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AD1A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List Table 1 Light"/>
    <w:basedOn w:val="a1"/>
    <w:uiPriority w:val="46"/>
    <w:rsid w:val="000F3F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4">
    <w:name w:val="Grid Table 7 Colorful Accent 4"/>
    <w:basedOn w:val="a1"/>
    <w:uiPriority w:val="52"/>
    <w:rsid w:val="000F3F3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character" w:styleId="ac">
    <w:name w:val="Placeholder Text"/>
    <w:basedOn w:val="a0"/>
    <w:uiPriority w:val="99"/>
    <w:semiHidden/>
    <w:rsid w:val="005E7ECD"/>
    <w:rPr>
      <w:color w:val="808080"/>
    </w:rPr>
  </w:style>
  <w:style w:type="character" w:customStyle="1" w:styleId="vlist-s">
    <w:name w:val="vlist-s"/>
    <w:basedOn w:val="a0"/>
    <w:rsid w:val="00D421EA"/>
  </w:style>
  <w:style w:type="character" w:customStyle="1" w:styleId="mrel">
    <w:name w:val="mrel"/>
    <w:basedOn w:val="a0"/>
    <w:rsid w:val="00D421EA"/>
  </w:style>
  <w:style w:type="character" w:customStyle="1" w:styleId="mbin">
    <w:name w:val="mbin"/>
    <w:basedOn w:val="a0"/>
    <w:rsid w:val="00D421EA"/>
  </w:style>
  <w:style w:type="character" w:styleId="ad">
    <w:name w:val="annotation reference"/>
    <w:basedOn w:val="a0"/>
    <w:uiPriority w:val="99"/>
    <w:semiHidden/>
    <w:unhideWhenUsed/>
    <w:rsid w:val="00F82BBC"/>
    <w:rPr>
      <w:sz w:val="18"/>
      <w:szCs w:val="18"/>
    </w:rPr>
  </w:style>
  <w:style w:type="paragraph" w:styleId="ae">
    <w:name w:val="annotation text"/>
    <w:basedOn w:val="a"/>
    <w:link w:val="af"/>
    <w:uiPriority w:val="99"/>
    <w:unhideWhenUsed/>
    <w:rsid w:val="00F82BBC"/>
  </w:style>
  <w:style w:type="character" w:customStyle="1" w:styleId="af">
    <w:name w:val="コメント文字列 (文字)"/>
    <w:basedOn w:val="a0"/>
    <w:link w:val="ae"/>
    <w:uiPriority w:val="99"/>
    <w:rsid w:val="00F82BBC"/>
    <w:rPr>
      <w:rFonts w:ascii="ＭＳ Ｐゴシック" w:eastAsia="ＭＳ Ｐゴシック" w:hAnsi="ＭＳ Ｐゴシック" w:cs="ＭＳ Ｐゴシック"/>
      <w:kern w:val="0"/>
      <w:sz w:val="24"/>
      <w14:ligatures w14:val="none"/>
    </w:rPr>
  </w:style>
  <w:style w:type="paragraph" w:styleId="af0">
    <w:name w:val="annotation subject"/>
    <w:basedOn w:val="ae"/>
    <w:next w:val="ae"/>
    <w:link w:val="af1"/>
    <w:uiPriority w:val="99"/>
    <w:semiHidden/>
    <w:unhideWhenUsed/>
    <w:rsid w:val="00F82BBC"/>
    <w:rPr>
      <w:b/>
      <w:bCs/>
    </w:rPr>
  </w:style>
  <w:style w:type="character" w:customStyle="1" w:styleId="af1">
    <w:name w:val="コメント内容 (文字)"/>
    <w:basedOn w:val="af"/>
    <w:link w:val="af0"/>
    <w:uiPriority w:val="99"/>
    <w:semiHidden/>
    <w:rsid w:val="00F82BBC"/>
    <w:rPr>
      <w:rFonts w:ascii="ＭＳ Ｐゴシック" w:eastAsia="ＭＳ Ｐゴシック" w:hAnsi="ＭＳ Ｐゴシック" w:cs="ＭＳ Ｐゴシック"/>
      <w:b/>
      <w:bCs/>
      <w:kern w:val="0"/>
      <w:sz w:val="24"/>
      <w14:ligatures w14:val="none"/>
    </w:rPr>
  </w:style>
  <w:style w:type="paragraph" w:styleId="af2">
    <w:name w:val="Revision"/>
    <w:hidden/>
    <w:uiPriority w:val="99"/>
    <w:semiHidden/>
    <w:rsid w:val="009E13E9"/>
    <w:rPr>
      <w:rFonts w:ascii="ＭＳ Ｐゴシック" w:eastAsia="ＭＳ Ｐゴシック" w:hAnsi="ＭＳ Ｐゴシック" w:cs="ＭＳ Ｐゴシック"/>
      <w:kern w:val="0"/>
      <w:sz w:val="24"/>
      <w14:ligatures w14:val="none"/>
    </w:rPr>
  </w:style>
  <w:style w:type="table" w:styleId="af3">
    <w:name w:val="Table Grid"/>
    <w:basedOn w:val="a1"/>
    <w:uiPriority w:val="39"/>
    <w:rsid w:val="009E1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448F9"/>
    <w:rPr>
      <w:rFonts w:ascii="ＭＳ ゴシック" w:eastAsia="ＭＳ ゴシック" w:hAnsi="ＭＳ ゴシック" w:cs="ＭＳ ゴシック"/>
      <w:sz w:val="24"/>
      <w:szCs w:val="24"/>
    </w:rPr>
  </w:style>
  <w:style w:type="character" w:styleId="af4">
    <w:name w:val="Strong"/>
    <w:basedOn w:val="a0"/>
    <w:uiPriority w:val="22"/>
    <w:qFormat/>
    <w:rsid w:val="00854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co-ar.jp/media/column/stamprall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orienteering.or.jp/archive/rule/Competitionrule_160207.pdf"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hmsha.co.jp/book/9784274222382/" TargetMode="External"/><Relationship Id="rId4" Type="http://schemas.openxmlformats.org/officeDocument/2006/relationships/settings" Target="settings.xml"/><Relationship Id="rId9" Type="http://schemas.openxmlformats.org/officeDocument/2006/relationships/hyperlink" Target="https://yamap.com/magazine/41078"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F2824-12F1-45A8-B4B2-4DD06BBA1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4</Pages>
  <Words>685</Words>
  <Characters>3908</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g2583021</dc:creator>
  <cp:keywords/>
  <dc:description/>
  <cp:lastModifiedBy>g2583021</cp:lastModifiedBy>
  <cp:revision>34</cp:revision>
  <dcterms:created xsi:type="dcterms:W3CDTF">2026-07-02T11:16:00Z</dcterms:created>
  <dcterms:modified xsi:type="dcterms:W3CDTF">2026-07-21T07:29:00Z</dcterms:modified>
</cp:coreProperties>
</file>